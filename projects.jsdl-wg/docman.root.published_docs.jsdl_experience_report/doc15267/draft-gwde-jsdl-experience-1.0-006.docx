
<file path=[Content_Types].xml><?xml version="1.0" encoding="utf-8"?>
<Types xmlns="http://schemas.openxmlformats.org/package/2006/content-types">
  <Override PartName="/docProps/core.xml" ContentType="application/vnd.openxmlformats-package.core-properties+xml"/>
  <Override PartName="/word/header3.xml" ContentType="application/vnd.openxmlformats-officedocument.wordprocessingml.header+xml"/>
  <Override PartName="/word/settings.xml" ContentType="application/vnd.openxmlformats-officedocument.wordprocessingml.settings+xml"/>
  <Default Extension="xml" ContentType="application/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Override PartName="/customXml/itemProps1.xml" ContentType="application/vnd.openxmlformats-officedocument.customXmlProperties+xml"/>
  <Override PartName="/docProps/custom.xml" ContentType="application/vnd.openxmlformats-officedocument.custom-propertie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Default Extension="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comments.xml" ContentType="application/vnd.openxmlformats-officedocument.wordprocessingml.comments+xml"/>
  <Override PartName="/word/footer2.xml" ContentType="application/vnd.openxmlformats-officedocument.wordprocessingml.footer+xml"/>
  <Override PartName="/word/endnotes.xml" ContentType="application/vnd.openxmlformats-officedocument.wordprocessingml.endnotes+xml"/>
  <Default Extension="png" ContentType="image/png"/>
</Types>
</file>

<file path=_rels/.rels><?xml version="1.0" encoding="UTF-8" standalone="yes"?>
<Relationships xmlns="http://schemas.openxmlformats.org/package/2006/relationships"><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BA052C" w:rsidRPr="00AF18B8" w:rsidRDefault="00BA052C">
      <w:pPr>
        <w:rPr>
          <w:sz w:val="20"/>
          <w:lang w:val="en-GB" w:eastAsia="ja-JP"/>
        </w:rPr>
      </w:pPr>
    </w:p>
    <w:p w:rsidR="00BA052C" w:rsidRPr="00F8175E" w:rsidRDefault="00125CA6">
      <w:pPr>
        <w:rPr>
          <w:sz w:val="20"/>
          <w:lang w:eastAsia="ja-JP"/>
        </w:rPr>
      </w:pPr>
      <w:r>
        <w:rPr>
          <w:rFonts w:hint="eastAsia"/>
          <w:b/>
          <w:sz w:val="20"/>
          <w:lang w:eastAsia="ja-JP"/>
        </w:rPr>
        <w:t xml:space="preserve">Implementation and </w:t>
      </w:r>
      <w:r w:rsidR="00BA052C" w:rsidRPr="00F8175E">
        <w:rPr>
          <w:b/>
          <w:sz w:val="20"/>
        </w:rPr>
        <w:t xml:space="preserve">Interoperability Experiences with the </w:t>
      </w:r>
      <w:r w:rsidR="00AF18B8">
        <w:rPr>
          <w:rFonts w:hint="eastAsia"/>
          <w:b/>
          <w:sz w:val="20"/>
          <w:lang w:eastAsia="ja-JP"/>
        </w:rPr>
        <w:t>Job Submission Description Language</w:t>
      </w:r>
      <w:r w:rsidR="00BA052C" w:rsidRPr="00F8175E">
        <w:rPr>
          <w:b/>
          <w:sz w:val="20"/>
        </w:rPr>
        <w:t>(</w:t>
      </w:r>
      <w:r w:rsidR="00AF18B8">
        <w:rPr>
          <w:rFonts w:hint="eastAsia"/>
          <w:b/>
          <w:sz w:val="20"/>
          <w:lang w:eastAsia="ja-JP"/>
        </w:rPr>
        <w:t>JSDL</w:t>
      </w:r>
      <w:r w:rsidR="009753C7">
        <w:rPr>
          <w:rFonts w:hint="eastAsia"/>
          <w:b/>
          <w:sz w:val="20"/>
          <w:lang w:eastAsia="ja-JP"/>
        </w:rPr>
        <w:t>) 1.0 (</w:t>
      </w:r>
      <w:r>
        <w:rPr>
          <w:rFonts w:hint="eastAsia"/>
          <w:b/>
          <w:sz w:val="20"/>
          <w:lang w:eastAsia="ja-JP"/>
        </w:rPr>
        <w:t>Draft 0</w:t>
      </w:r>
      <w:ins w:id="0" w:author="Stephen McGough" w:date="2008-07-08T11:15:00Z">
        <w:r w:rsidR="00975E33">
          <w:rPr>
            <w:b/>
            <w:sz w:val="20"/>
            <w:lang w:val="en-GB" w:eastAsia="ja-JP"/>
          </w:rPr>
          <w:t>6</w:t>
        </w:r>
      </w:ins>
      <w:del w:id="1" w:author="Stephen McGough" w:date="2008-07-08T11:15:00Z">
        <w:r w:rsidR="00CE4C5C" w:rsidDel="00975E33">
          <w:rPr>
            <w:rFonts w:hint="eastAsia"/>
            <w:b/>
            <w:sz w:val="20"/>
            <w:lang w:val="en-GB" w:eastAsia="ja-JP"/>
          </w:rPr>
          <w:delText>5</w:delText>
        </w:r>
      </w:del>
      <w:r>
        <w:rPr>
          <w:rFonts w:hint="eastAsia"/>
          <w:b/>
          <w:sz w:val="20"/>
          <w:lang w:eastAsia="ja-JP"/>
        </w:rPr>
        <w:t>)</w:t>
      </w:r>
    </w:p>
    <w:p w:rsidR="00BA052C" w:rsidRPr="00F8175E" w:rsidRDefault="00BA052C">
      <w:pPr>
        <w:rPr>
          <w:sz w:val="20"/>
        </w:rPr>
      </w:pPr>
    </w:p>
    <w:p w:rsidR="00BA052C" w:rsidRPr="00F8175E" w:rsidRDefault="00BA052C">
      <w:pPr>
        <w:rPr>
          <w:sz w:val="20"/>
          <w:u w:val="single"/>
        </w:rPr>
      </w:pPr>
      <w:r w:rsidRPr="00F8175E">
        <w:rPr>
          <w:sz w:val="20"/>
          <w:u w:val="single"/>
        </w:rPr>
        <w:t>Status of This Document</w:t>
      </w:r>
    </w:p>
    <w:p w:rsidR="00BA052C" w:rsidRPr="00F8175E" w:rsidRDefault="00BA052C">
      <w:pPr>
        <w:rPr>
          <w:sz w:val="20"/>
        </w:rPr>
      </w:pPr>
    </w:p>
    <w:p w:rsidR="00BA052C" w:rsidRPr="00F8175E" w:rsidRDefault="00BA052C" w:rsidP="00CD7835">
      <w:pPr>
        <w:jc w:val="both"/>
        <w:rPr>
          <w:sz w:val="20"/>
        </w:rPr>
      </w:pPr>
      <w:r w:rsidRPr="00F8175E">
        <w:rPr>
          <w:sz w:val="20"/>
        </w:rPr>
        <w:t xml:space="preserve">This document provides information to the Grid community regarding the experiences of the authors in implementing </w:t>
      </w:r>
      <w:r w:rsidR="00125CA6">
        <w:rPr>
          <w:rFonts w:hint="eastAsia"/>
          <w:sz w:val="20"/>
          <w:lang w:eastAsia="ja-JP"/>
        </w:rPr>
        <w:t>JSDL 1.0</w:t>
      </w:r>
      <w:r w:rsidRPr="00F8175E">
        <w:rPr>
          <w:sz w:val="20"/>
        </w:rPr>
        <w:t>. Distribution is unlimited.</w:t>
      </w:r>
    </w:p>
    <w:p w:rsidR="00BA052C" w:rsidRPr="00F8175E" w:rsidRDefault="00BA052C">
      <w:pPr>
        <w:rPr>
          <w:sz w:val="20"/>
          <w:lang w:eastAsia="ja-JP"/>
        </w:rPr>
      </w:pPr>
    </w:p>
    <w:p w:rsidR="00BA052C" w:rsidRPr="00F8175E" w:rsidRDefault="00BA052C">
      <w:pPr>
        <w:rPr>
          <w:sz w:val="20"/>
          <w:u w:val="single"/>
        </w:rPr>
      </w:pPr>
      <w:r w:rsidRPr="00F8175E">
        <w:rPr>
          <w:sz w:val="20"/>
          <w:u w:val="single"/>
        </w:rPr>
        <w:t>Copyright Notice</w:t>
      </w:r>
    </w:p>
    <w:p w:rsidR="00BA052C" w:rsidRPr="00F8175E" w:rsidRDefault="00BA052C">
      <w:pPr>
        <w:rPr>
          <w:sz w:val="20"/>
        </w:rPr>
      </w:pPr>
    </w:p>
    <w:p w:rsidR="00BA052C" w:rsidRPr="00F8175E" w:rsidRDefault="00BA052C">
      <w:pPr>
        <w:rPr>
          <w:sz w:val="20"/>
        </w:rPr>
      </w:pPr>
      <w:r w:rsidRPr="00F8175E">
        <w:rPr>
          <w:sz w:val="20"/>
        </w:rPr>
        <w:t>Copyright © Open</w:t>
      </w:r>
      <w:r w:rsidR="00656032" w:rsidRPr="00F8175E">
        <w:rPr>
          <w:sz w:val="20"/>
        </w:rPr>
        <w:t xml:space="preserve"> Grid Forum 2008</w:t>
      </w:r>
      <w:r w:rsidRPr="00F8175E">
        <w:rPr>
          <w:sz w:val="20"/>
        </w:rPr>
        <w:t>.  All Rights Reserved.</w:t>
      </w:r>
    </w:p>
    <w:p w:rsidR="00BA052C" w:rsidRPr="00F8175E" w:rsidRDefault="00BA052C">
      <w:pPr>
        <w:rPr>
          <w:sz w:val="20"/>
        </w:rPr>
      </w:pPr>
    </w:p>
    <w:p w:rsidR="00BA052C" w:rsidRPr="00391710" w:rsidRDefault="00BA052C" w:rsidP="00391710">
      <w:pPr>
        <w:rPr>
          <w:b/>
          <w:sz w:val="20"/>
          <w:szCs w:val="20"/>
        </w:rPr>
      </w:pPr>
      <w:bookmarkStart w:id="2" w:name="_Ref525097868"/>
      <w:r w:rsidRPr="00391710">
        <w:rPr>
          <w:b/>
          <w:sz w:val="20"/>
          <w:szCs w:val="20"/>
        </w:rPr>
        <w:t>Abstract</w:t>
      </w:r>
      <w:bookmarkEnd w:id="2"/>
    </w:p>
    <w:p w:rsidR="00BA052C" w:rsidRPr="00F8175E" w:rsidRDefault="00BA052C">
      <w:pPr>
        <w:pStyle w:val="nobreak"/>
        <w:rPr>
          <w:sz w:val="20"/>
        </w:rPr>
      </w:pPr>
    </w:p>
    <w:p w:rsidR="00BA052C" w:rsidRPr="00F8175E" w:rsidRDefault="00656032" w:rsidP="00CD7835">
      <w:pPr>
        <w:jc w:val="both"/>
        <w:rPr>
          <w:sz w:val="20"/>
        </w:rPr>
      </w:pPr>
      <w:r w:rsidRPr="00F8175E">
        <w:rPr>
          <w:sz w:val="20"/>
        </w:rPr>
        <w:t>This</w:t>
      </w:r>
      <w:r w:rsidR="00BA052C" w:rsidRPr="00F8175E">
        <w:rPr>
          <w:sz w:val="20"/>
        </w:rPr>
        <w:t xml:space="preserve"> document </w:t>
      </w:r>
      <w:r w:rsidRPr="00F8175E">
        <w:rPr>
          <w:sz w:val="20"/>
        </w:rPr>
        <w:t xml:space="preserve">describes the </w:t>
      </w:r>
      <w:r w:rsidR="00125CA6">
        <w:rPr>
          <w:rFonts w:hint="eastAsia"/>
          <w:sz w:val="20"/>
          <w:lang w:eastAsia="ja-JP"/>
        </w:rPr>
        <w:t xml:space="preserve">implementation and interoperability </w:t>
      </w:r>
      <w:r w:rsidRPr="00F8175E">
        <w:rPr>
          <w:sz w:val="20"/>
        </w:rPr>
        <w:t>experience</w:t>
      </w:r>
      <w:r w:rsidR="00125CA6">
        <w:rPr>
          <w:rFonts w:hint="eastAsia"/>
          <w:sz w:val="20"/>
          <w:lang w:eastAsia="ja-JP"/>
        </w:rPr>
        <w:t>s</w:t>
      </w:r>
      <w:r w:rsidRPr="00F8175E">
        <w:rPr>
          <w:sz w:val="20"/>
        </w:rPr>
        <w:t xml:space="preserve"> of</w:t>
      </w:r>
      <w:r w:rsidR="00CE4C5C">
        <w:rPr>
          <w:rFonts w:hint="eastAsia"/>
          <w:sz w:val="20"/>
          <w:lang w:eastAsia="ja-JP"/>
        </w:rPr>
        <w:t xml:space="preserve"> </w:t>
      </w:r>
      <w:r w:rsidRPr="00F8175E">
        <w:rPr>
          <w:sz w:val="20"/>
        </w:rPr>
        <w:t xml:space="preserve">independent implementations of the </w:t>
      </w:r>
      <w:r w:rsidR="00125CA6">
        <w:rPr>
          <w:rFonts w:hint="eastAsia"/>
          <w:sz w:val="20"/>
          <w:lang w:eastAsia="ja-JP"/>
        </w:rPr>
        <w:t>Job Submission Description Language (JSDL) 1.0.</w:t>
      </w:r>
    </w:p>
    <w:p w:rsidR="00BA052C" w:rsidRPr="00F8175E" w:rsidRDefault="00BA052C">
      <w:pPr>
        <w:rPr>
          <w:sz w:val="20"/>
        </w:rPr>
      </w:pPr>
    </w:p>
    <w:p w:rsidR="005968BE" w:rsidRPr="00F8175E" w:rsidRDefault="005968BE">
      <w:pPr>
        <w:rPr>
          <w:sz w:val="20"/>
          <w:u w:val="single"/>
        </w:rPr>
      </w:pPr>
      <w:r w:rsidRPr="00F8175E">
        <w:rPr>
          <w:sz w:val="20"/>
          <w:u w:val="single"/>
        </w:rPr>
        <w:br w:type="page"/>
      </w:r>
    </w:p>
    <w:p w:rsidR="00BA052C" w:rsidRPr="00F8175E" w:rsidRDefault="00BA052C">
      <w:pPr>
        <w:rPr>
          <w:sz w:val="20"/>
          <w:u w:val="single"/>
        </w:rPr>
      </w:pPr>
      <w:r w:rsidRPr="00F8175E">
        <w:rPr>
          <w:sz w:val="20"/>
          <w:u w:val="single"/>
        </w:rPr>
        <w:t>Contents</w:t>
      </w:r>
    </w:p>
    <w:p w:rsidR="00BA052C" w:rsidRPr="00F8175E" w:rsidRDefault="00BA052C">
      <w:pPr>
        <w:rPr>
          <w:sz w:val="20"/>
        </w:rPr>
      </w:pPr>
    </w:p>
    <w:p w:rsidR="003536AA" w:rsidRDefault="0032616F">
      <w:pPr>
        <w:pStyle w:val="TOC1"/>
        <w:numPr>
          <w:ins w:id="3" w:author="Stephen McGough" w:date="2008-07-08T13:08:00Z"/>
        </w:numPr>
        <w:tabs>
          <w:tab w:val="left" w:pos="407"/>
          <w:tab w:val="right" w:leader="dot" w:pos="8630"/>
        </w:tabs>
        <w:rPr>
          <w:ins w:id="4" w:author="Stephen McGough" w:date="2008-07-08T13:08:00Z"/>
          <w:rFonts w:asciiTheme="minorHAnsi" w:eastAsiaTheme="minorEastAsia" w:hAnsiTheme="minorHAnsi" w:cstheme="minorBidi"/>
          <w:noProof/>
          <w:sz w:val="24"/>
        </w:rPr>
      </w:pPr>
      <w:r>
        <w:rPr>
          <w:szCs w:val="20"/>
        </w:rPr>
        <w:fldChar w:fldCharType="begin"/>
      </w:r>
      <w:r w:rsidR="00A118B1">
        <w:rPr>
          <w:szCs w:val="20"/>
        </w:rPr>
        <w:instrText xml:space="preserve"> TOC \o "2-3" \h \z \t "Heading 1,1,Title,1,JSDL Appendix,1,Appendix L1,1,Appendix L2,1" </w:instrText>
      </w:r>
      <w:r>
        <w:rPr>
          <w:szCs w:val="20"/>
        </w:rPr>
        <w:fldChar w:fldCharType="separate"/>
      </w:r>
      <w:ins w:id="5" w:author="Stephen McGough" w:date="2008-07-08T13:08:00Z">
        <w:r w:rsidR="003536AA">
          <w:rPr>
            <w:noProof/>
          </w:rPr>
          <w:t>1.</w:t>
        </w:r>
        <w:r w:rsidR="003536AA">
          <w:rPr>
            <w:rFonts w:asciiTheme="minorHAnsi" w:eastAsiaTheme="minorEastAsia" w:hAnsiTheme="minorHAnsi" w:cstheme="minorBidi"/>
            <w:noProof/>
            <w:sz w:val="24"/>
          </w:rPr>
          <w:tab/>
        </w:r>
        <w:r w:rsidR="003536AA">
          <w:rPr>
            <w:noProof/>
          </w:rPr>
          <w:t>Introduction</w:t>
        </w:r>
        <w:r w:rsidR="003536AA">
          <w:rPr>
            <w:noProof/>
          </w:rPr>
          <w:tab/>
        </w:r>
        <w:r w:rsidR="003536AA">
          <w:rPr>
            <w:noProof/>
          </w:rPr>
          <w:fldChar w:fldCharType="begin"/>
        </w:r>
        <w:r w:rsidR="003536AA">
          <w:rPr>
            <w:noProof/>
          </w:rPr>
          <w:instrText xml:space="preserve"> PAGEREF _Toc77141862 \h </w:instrText>
        </w:r>
      </w:ins>
      <w:r w:rsidR="006C76D5">
        <w:rPr>
          <w:noProof/>
        </w:rPr>
      </w:r>
      <w:r w:rsidR="003536AA">
        <w:rPr>
          <w:noProof/>
        </w:rPr>
        <w:fldChar w:fldCharType="separate"/>
      </w:r>
      <w:ins w:id="6" w:author="Stephen McGough" w:date="2008-07-08T13:08:00Z">
        <w:r w:rsidR="003536AA">
          <w:rPr>
            <w:noProof/>
          </w:rPr>
          <w:t>3</w:t>
        </w:r>
        <w:r w:rsidR="003536AA">
          <w:rPr>
            <w:noProof/>
          </w:rPr>
          <w:fldChar w:fldCharType="end"/>
        </w:r>
      </w:ins>
    </w:p>
    <w:p w:rsidR="003536AA" w:rsidRDefault="003536AA">
      <w:pPr>
        <w:pStyle w:val="TOC1"/>
        <w:numPr>
          <w:ins w:id="7" w:author="Stephen McGough" w:date="2008-07-08T13:08:00Z"/>
        </w:numPr>
        <w:tabs>
          <w:tab w:val="left" w:pos="407"/>
          <w:tab w:val="right" w:leader="dot" w:pos="8630"/>
        </w:tabs>
        <w:rPr>
          <w:ins w:id="8" w:author="Stephen McGough" w:date="2008-07-08T13:08:00Z"/>
          <w:rFonts w:asciiTheme="minorHAnsi" w:eastAsiaTheme="minorEastAsia" w:hAnsiTheme="minorHAnsi" w:cstheme="minorBidi"/>
          <w:noProof/>
          <w:sz w:val="24"/>
        </w:rPr>
      </w:pPr>
      <w:ins w:id="9" w:author="Stephen McGough" w:date="2008-07-08T13:08:00Z">
        <w:r>
          <w:rPr>
            <w:noProof/>
          </w:rPr>
          <w:t>2.</w:t>
        </w:r>
        <w:r>
          <w:rPr>
            <w:rFonts w:asciiTheme="minorHAnsi" w:eastAsiaTheme="minorEastAsia" w:hAnsiTheme="minorHAnsi" w:cstheme="minorBidi"/>
            <w:noProof/>
            <w:sz w:val="24"/>
          </w:rPr>
          <w:tab/>
        </w:r>
        <w:r>
          <w:rPr>
            <w:noProof/>
          </w:rPr>
          <w:t>Survey Summary</w:t>
        </w:r>
        <w:r>
          <w:rPr>
            <w:noProof/>
          </w:rPr>
          <w:tab/>
        </w:r>
        <w:r>
          <w:rPr>
            <w:noProof/>
          </w:rPr>
          <w:fldChar w:fldCharType="begin"/>
        </w:r>
        <w:r>
          <w:rPr>
            <w:noProof/>
          </w:rPr>
          <w:instrText xml:space="preserve"> PAGEREF _Toc77141863 \h </w:instrText>
        </w:r>
      </w:ins>
      <w:r w:rsidR="006C76D5">
        <w:rPr>
          <w:noProof/>
        </w:rPr>
      </w:r>
      <w:r>
        <w:rPr>
          <w:noProof/>
        </w:rPr>
        <w:fldChar w:fldCharType="separate"/>
      </w:r>
      <w:ins w:id="10" w:author="Stephen McGough" w:date="2008-07-08T13:08:00Z">
        <w:r>
          <w:rPr>
            <w:noProof/>
          </w:rPr>
          <w:t>3</w:t>
        </w:r>
        <w:r>
          <w:rPr>
            <w:noProof/>
          </w:rPr>
          <w:fldChar w:fldCharType="end"/>
        </w:r>
      </w:ins>
    </w:p>
    <w:p w:rsidR="003536AA" w:rsidRDefault="003536AA">
      <w:pPr>
        <w:pStyle w:val="TOC1"/>
        <w:numPr>
          <w:ins w:id="11" w:author="Stephen McGough" w:date="2008-07-08T13:08:00Z"/>
        </w:numPr>
        <w:tabs>
          <w:tab w:val="left" w:pos="407"/>
          <w:tab w:val="right" w:leader="dot" w:pos="8630"/>
        </w:tabs>
        <w:rPr>
          <w:ins w:id="12" w:author="Stephen McGough" w:date="2008-07-08T13:08:00Z"/>
          <w:rFonts w:asciiTheme="minorHAnsi" w:eastAsiaTheme="minorEastAsia" w:hAnsiTheme="minorHAnsi" w:cstheme="minorBidi"/>
          <w:noProof/>
          <w:sz w:val="24"/>
        </w:rPr>
      </w:pPr>
      <w:ins w:id="13" w:author="Stephen McGough" w:date="2008-07-08T13:08:00Z">
        <w:r>
          <w:rPr>
            <w:noProof/>
            <w:lang w:eastAsia="ja-JP"/>
          </w:rPr>
          <w:t>3.</w:t>
        </w:r>
        <w:r>
          <w:rPr>
            <w:rFonts w:asciiTheme="minorHAnsi" w:eastAsiaTheme="minorEastAsia" w:hAnsiTheme="minorHAnsi" w:cstheme="minorBidi"/>
            <w:noProof/>
            <w:sz w:val="24"/>
          </w:rPr>
          <w:tab/>
        </w:r>
        <w:r>
          <w:rPr>
            <w:noProof/>
            <w:lang w:eastAsia="ja-JP"/>
          </w:rPr>
          <w:t xml:space="preserve">HPC Basic Profile definition and </w:t>
        </w:r>
        <w:r>
          <w:rPr>
            <w:noProof/>
          </w:rPr>
          <w:t>Interoperability Tests</w:t>
        </w:r>
        <w:r>
          <w:rPr>
            <w:noProof/>
          </w:rPr>
          <w:tab/>
        </w:r>
        <w:r>
          <w:rPr>
            <w:noProof/>
          </w:rPr>
          <w:fldChar w:fldCharType="begin"/>
        </w:r>
        <w:r>
          <w:rPr>
            <w:noProof/>
          </w:rPr>
          <w:instrText xml:space="preserve"> PAGEREF _Toc77141864 \h </w:instrText>
        </w:r>
      </w:ins>
      <w:r w:rsidR="006C76D5">
        <w:rPr>
          <w:noProof/>
        </w:rPr>
      </w:r>
      <w:r>
        <w:rPr>
          <w:noProof/>
        </w:rPr>
        <w:fldChar w:fldCharType="separate"/>
      </w:r>
      <w:ins w:id="14" w:author="Stephen McGough" w:date="2008-07-08T13:08:00Z">
        <w:r>
          <w:rPr>
            <w:noProof/>
          </w:rPr>
          <w:t>5</w:t>
        </w:r>
        <w:r>
          <w:rPr>
            <w:noProof/>
          </w:rPr>
          <w:fldChar w:fldCharType="end"/>
        </w:r>
      </w:ins>
    </w:p>
    <w:p w:rsidR="003536AA" w:rsidRDefault="003536AA">
      <w:pPr>
        <w:pStyle w:val="TOC1"/>
        <w:numPr>
          <w:ins w:id="15" w:author="Stephen McGough" w:date="2008-07-08T13:08:00Z"/>
        </w:numPr>
        <w:tabs>
          <w:tab w:val="left" w:pos="407"/>
          <w:tab w:val="right" w:leader="dot" w:pos="8630"/>
        </w:tabs>
        <w:rPr>
          <w:ins w:id="16" w:author="Stephen McGough" w:date="2008-07-08T13:08:00Z"/>
          <w:rFonts w:asciiTheme="minorHAnsi" w:eastAsiaTheme="minorEastAsia" w:hAnsiTheme="minorHAnsi" w:cstheme="minorBidi"/>
          <w:noProof/>
          <w:sz w:val="24"/>
        </w:rPr>
      </w:pPr>
      <w:ins w:id="17" w:author="Stephen McGough" w:date="2008-07-08T13:08:00Z">
        <w:r>
          <w:rPr>
            <w:noProof/>
          </w:rPr>
          <w:t>4.</w:t>
        </w:r>
        <w:r>
          <w:rPr>
            <w:rFonts w:asciiTheme="minorHAnsi" w:eastAsiaTheme="minorEastAsia" w:hAnsiTheme="minorHAnsi" w:cstheme="minorBidi"/>
            <w:noProof/>
            <w:sz w:val="24"/>
          </w:rPr>
          <w:tab/>
        </w:r>
        <w:r>
          <w:rPr>
            <w:noProof/>
            <w:lang w:eastAsia="ja-JP"/>
          </w:rPr>
          <w:t xml:space="preserve">Summary of Resolved </w:t>
        </w:r>
        <w:r>
          <w:rPr>
            <w:noProof/>
          </w:rPr>
          <w:t>Issues</w:t>
        </w:r>
        <w:r>
          <w:rPr>
            <w:noProof/>
          </w:rPr>
          <w:tab/>
        </w:r>
        <w:r>
          <w:rPr>
            <w:noProof/>
          </w:rPr>
          <w:fldChar w:fldCharType="begin"/>
        </w:r>
        <w:r>
          <w:rPr>
            <w:noProof/>
          </w:rPr>
          <w:instrText xml:space="preserve"> PAGEREF _Toc77141865 \h </w:instrText>
        </w:r>
      </w:ins>
      <w:r w:rsidR="006C76D5">
        <w:rPr>
          <w:noProof/>
        </w:rPr>
      </w:r>
      <w:r>
        <w:rPr>
          <w:noProof/>
        </w:rPr>
        <w:fldChar w:fldCharType="separate"/>
      </w:r>
      <w:ins w:id="18" w:author="Stephen McGough" w:date="2008-07-08T13:08:00Z">
        <w:r>
          <w:rPr>
            <w:noProof/>
          </w:rPr>
          <w:t>5</w:t>
        </w:r>
        <w:r>
          <w:rPr>
            <w:noProof/>
          </w:rPr>
          <w:fldChar w:fldCharType="end"/>
        </w:r>
      </w:ins>
    </w:p>
    <w:p w:rsidR="003536AA" w:rsidRDefault="003536AA">
      <w:pPr>
        <w:pStyle w:val="TOC1"/>
        <w:numPr>
          <w:ins w:id="19" w:author="Stephen McGough" w:date="2008-07-08T13:08:00Z"/>
        </w:numPr>
        <w:tabs>
          <w:tab w:val="left" w:pos="407"/>
          <w:tab w:val="right" w:leader="dot" w:pos="8630"/>
        </w:tabs>
        <w:rPr>
          <w:ins w:id="20" w:author="Stephen McGough" w:date="2008-07-08T13:08:00Z"/>
          <w:rFonts w:asciiTheme="minorHAnsi" w:eastAsiaTheme="minorEastAsia" w:hAnsiTheme="minorHAnsi" w:cstheme="minorBidi"/>
          <w:noProof/>
          <w:sz w:val="24"/>
        </w:rPr>
      </w:pPr>
      <w:ins w:id="21" w:author="Stephen McGough" w:date="2008-07-08T13:08:00Z">
        <w:r>
          <w:rPr>
            <w:noProof/>
            <w:lang w:eastAsia="ja-JP"/>
          </w:rPr>
          <w:t>5.</w:t>
        </w:r>
        <w:r>
          <w:rPr>
            <w:rFonts w:asciiTheme="minorHAnsi" w:eastAsiaTheme="minorEastAsia" w:hAnsiTheme="minorHAnsi" w:cstheme="minorBidi"/>
            <w:noProof/>
            <w:sz w:val="24"/>
          </w:rPr>
          <w:tab/>
        </w:r>
        <w:r>
          <w:rPr>
            <w:noProof/>
          </w:rPr>
          <w:t>Author Information</w:t>
        </w:r>
        <w:r>
          <w:rPr>
            <w:noProof/>
          </w:rPr>
          <w:tab/>
        </w:r>
        <w:r>
          <w:rPr>
            <w:noProof/>
          </w:rPr>
          <w:fldChar w:fldCharType="begin"/>
        </w:r>
        <w:r>
          <w:rPr>
            <w:noProof/>
          </w:rPr>
          <w:instrText xml:space="preserve"> PAGEREF _Toc77141866 \h </w:instrText>
        </w:r>
      </w:ins>
      <w:r w:rsidR="006C76D5">
        <w:rPr>
          <w:noProof/>
        </w:rPr>
      </w:r>
      <w:r>
        <w:rPr>
          <w:noProof/>
        </w:rPr>
        <w:fldChar w:fldCharType="separate"/>
      </w:r>
      <w:ins w:id="22" w:author="Stephen McGough" w:date="2008-07-08T13:08:00Z">
        <w:r>
          <w:rPr>
            <w:noProof/>
          </w:rPr>
          <w:t>5</w:t>
        </w:r>
        <w:r>
          <w:rPr>
            <w:noProof/>
          </w:rPr>
          <w:fldChar w:fldCharType="end"/>
        </w:r>
      </w:ins>
    </w:p>
    <w:p w:rsidR="003536AA" w:rsidRDefault="003536AA">
      <w:pPr>
        <w:pStyle w:val="TOC1"/>
        <w:numPr>
          <w:ins w:id="23" w:author="Stephen McGough" w:date="2008-07-08T13:08:00Z"/>
        </w:numPr>
        <w:tabs>
          <w:tab w:val="left" w:pos="407"/>
          <w:tab w:val="right" w:leader="dot" w:pos="8630"/>
        </w:tabs>
        <w:rPr>
          <w:ins w:id="24" w:author="Stephen McGough" w:date="2008-07-08T13:08:00Z"/>
          <w:rFonts w:asciiTheme="minorHAnsi" w:eastAsiaTheme="minorEastAsia" w:hAnsiTheme="minorHAnsi" w:cstheme="minorBidi"/>
          <w:noProof/>
          <w:sz w:val="24"/>
        </w:rPr>
      </w:pPr>
      <w:ins w:id="25" w:author="Stephen McGough" w:date="2008-07-08T13:08:00Z">
        <w:r>
          <w:rPr>
            <w:noProof/>
          </w:rPr>
          <w:t>6.</w:t>
        </w:r>
        <w:r>
          <w:rPr>
            <w:rFonts w:asciiTheme="minorHAnsi" w:eastAsiaTheme="minorEastAsia" w:hAnsiTheme="minorHAnsi" w:cstheme="minorBidi"/>
            <w:noProof/>
            <w:sz w:val="24"/>
          </w:rPr>
          <w:tab/>
        </w:r>
        <w:r>
          <w:rPr>
            <w:noProof/>
          </w:rPr>
          <w:t>Intellectual Property Statement</w:t>
        </w:r>
        <w:r>
          <w:rPr>
            <w:noProof/>
          </w:rPr>
          <w:tab/>
        </w:r>
        <w:r>
          <w:rPr>
            <w:noProof/>
          </w:rPr>
          <w:fldChar w:fldCharType="begin"/>
        </w:r>
        <w:r>
          <w:rPr>
            <w:noProof/>
          </w:rPr>
          <w:instrText xml:space="preserve"> PAGEREF _Toc77141867 \h </w:instrText>
        </w:r>
      </w:ins>
      <w:r w:rsidR="006C76D5">
        <w:rPr>
          <w:noProof/>
        </w:rPr>
      </w:r>
      <w:r>
        <w:rPr>
          <w:noProof/>
        </w:rPr>
        <w:fldChar w:fldCharType="separate"/>
      </w:r>
      <w:ins w:id="26" w:author="Stephen McGough" w:date="2008-07-08T13:08:00Z">
        <w:r>
          <w:rPr>
            <w:noProof/>
          </w:rPr>
          <w:t>6</w:t>
        </w:r>
        <w:r>
          <w:rPr>
            <w:noProof/>
          </w:rPr>
          <w:fldChar w:fldCharType="end"/>
        </w:r>
      </w:ins>
    </w:p>
    <w:p w:rsidR="003536AA" w:rsidRDefault="003536AA">
      <w:pPr>
        <w:pStyle w:val="TOC1"/>
        <w:numPr>
          <w:ins w:id="27" w:author="Stephen McGough" w:date="2008-07-08T13:08:00Z"/>
        </w:numPr>
        <w:tabs>
          <w:tab w:val="left" w:pos="407"/>
          <w:tab w:val="right" w:leader="dot" w:pos="8630"/>
        </w:tabs>
        <w:rPr>
          <w:ins w:id="28" w:author="Stephen McGough" w:date="2008-07-08T13:08:00Z"/>
          <w:rFonts w:asciiTheme="minorHAnsi" w:eastAsiaTheme="minorEastAsia" w:hAnsiTheme="minorHAnsi" w:cstheme="minorBidi"/>
          <w:noProof/>
          <w:sz w:val="24"/>
        </w:rPr>
      </w:pPr>
      <w:ins w:id="29" w:author="Stephen McGough" w:date="2008-07-08T13:08:00Z">
        <w:r>
          <w:rPr>
            <w:noProof/>
          </w:rPr>
          <w:t>7.</w:t>
        </w:r>
        <w:r>
          <w:rPr>
            <w:rFonts w:asciiTheme="minorHAnsi" w:eastAsiaTheme="minorEastAsia" w:hAnsiTheme="minorHAnsi" w:cstheme="minorBidi"/>
            <w:noProof/>
            <w:sz w:val="24"/>
          </w:rPr>
          <w:tab/>
        </w:r>
        <w:r>
          <w:rPr>
            <w:noProof/>
          </w:rPr>
          <w:t>Disclaimer</w:t>
        </w:r>
        <w:r>
          <w:rPr>
            <w:noProof/>
          </w:rPr>
          <w:tab/>
        </w:r>
        <w:r>
          <w:rPr>
            <w:noProof/>
          </w:rPr>
          <w:fldChar w:fldCharType="begin"/>
        </w:r>
        <w:r>
          <w:rPr>
            <w:noProof/>
          </w:rPr>
          <w:instrText xml:space="preserve"> PAGEREF _Toc77141868 \h </w:instrText>
        </w:r>
      </w:ins>
      <w:r w:rsidR="006C76D5">
        <w:rPr>
          <w:noProof/>
        </w:rPr>
      </w:r>
      <w:r>
        <w:rPr>
          <w:noProof/>
        </w:rPr>
        <w:fldChar w:fldCharType="separate"/>
      </w:r>
      <w:ins w:id="30" w:author="Stephen McGough" w:date="2008-07-08T13:08:00Z">
        <w:r>
          <w:rPr>
            <w:noProof/>
          </w:rPr>
          <w:t>6</w:t>
        </w:r>
        <w:r>
          <w:rPr>
            <w:noProof/>
          </w:rPr>
          <w:fldChar w:fldCharType="end"/>
        </w:r>
      </w:ins>
    </w:p>
    <w:p w:rsidR="003536AA" w:rsidRDefault="003536AA">
      <w:pPr>
        <w:pStyle w:val="TOC1"/>
        <w:numPr>
          <w:ins w:id="31" w:author="Stephen McGough" w:date="2008-07-08T13:08:00Z"/>
        </w:numPr>
        <w:tabs>
          <w:tab w:val="left" w:pos="407"/>
          <w:tab w:val="right" w:leader="dot" w:pos="8630"/>
        </w:tabs>
        <w:rPr>
          <w:ins w:id="32" w:author="Stephen McGough" w:date="2008-07-08T13:08:00Z"/>
          <w:rFonts w:asciiTheme="minorHAnsi" w:eastAsiaTheme="minorEastAsia" w:hAnsiTheme="minorHAnsi" w:cstheme="minorBidi"/>
          <w:noProof/>
          <w:sz w:val="24"/>
        </w:rPr>
      </w:pPr>
      <w:ins w:id="33" w:author="Stephen McGough" w:date="2008-07-08T13:08:00Z">
        <w:r>
          <w:rPr>
            <w:noProof/>
          </w:rPr>
          <w:t>8.</w:t>
        </w:r>
        <w:r>
          <w:rPr>
            <w:rFonts w:asciiTheme="minorHAnsi" w:eastAsiaTheme="minorEastAsia" w:hAnsiTheme="minorHAnsi" w:cstheme="minorBidi"/>
            <w:noProof/>
            <w:sz w:val="24"/>
          </w:rPr>
          <w:tab/>
        </w:r>
        <w:r>
          <w:rPr>
            <w:noProof/>
          </w:rPr>
          <w:t>Full Copyright Notice</w:t>
        </w:r>
        <w:r>
          <w:rPr>
            <w:noProof/>
          </w:rPr>
          <w:tab/>
        </w:r>
        <w:r>
          <w:rPr>
            <w:noProof/>
          </w:rPr>
          <w:fldChar w:fldCharType="begin"/>
        </w:r>
        <w:r>
          <w:rPr>
            <w:noProof/>
          </w:rPr>
          <w:instrText xml:space="preserve"> PAGEREF _Toc77141869 \h </w:instrText>
        </w:r>
      </w:ins>
      <w:r w:rsidR="006C76D5">
        <w:rPr>
          <w:noProof/>
        </w:rPr>
      </w:r>
      <w:r>
        <w:rPr>
          <w:noProof/>
        </w:rPr>
        <w:fldChar w:fldCharType="separate"/>
      </w:r>
      <w:ins w:id="34" w:author="Stephen McGough" w:date="2008-07-08T13:08:00Z">
        <w:r>
          <w:rPr>
            <w:noProof/>
          </w:rPr>
          <w:t>6</w:t>
        </w:r>
        <w:r>
          <w:rPr>
            <w:noProof/>
          </w:rPr>
          <w:fldChar w:fldCharType="end"/>
        </w:r>
      </w:ins>
    </w:p>
    <w:p w:rsidR="003536AA" w:rsidRDefault="003536AA">
      <w:pPr>
        <w:pStyle w:val="TOC1"/>
        <w:numPr>
          <w:ins w:id="35" w:author="Stephen McGough" w:date="2008-07-08T13:08:00Z"/>
        </w:numPr>
        <w:tabs>
          <w:tab w:val="left" w:pos="407"/>
          <w:tab w:val="right" w:leader="dot" w:pos="8630"/>
        </w:tabs>
        <w:rPr>
          <w:ins w:id="36" w:author="Stephen McGough" w:date="2008-07-08T13:08:00Z"/>
          <w:rFonts w:asciiTheme="minorHAnsi" w:eastAsiaTheme="minorEastAsia" w:hAnsiTheme="minorHAnsi" w:cstheme="minorBidi"/>
          <w:noProof/>
          <w:sz w:val="24"/>
        </w:rPr>
      </w:pPr>
      <w:ins w:id="37" w:author="Stephen McGough" w:date="2008-07-08T13:08:00Z">
        <w:r>
          <w:rPr>
            <w:noProof/>
            <w:lang w:eastAsia="ja-JP"/>
          </w:rPr>
          <w:t>9.</w:t>
        </w:r>
        <w:r>
          <w:rPr>
            <w:rFonts w:asciiTheme="minorHAnsi" w:eastAsiaTheme="minorEastAsia" w:hAnsiTheme="minorHAnsi" w:cstheme="minorBidi"/>
            <w:noProof/>
            <w:sz w:val="24"/>
          </w:rPr>
          <w:tab/>
        </w:r>
        <w:r>
          <w:rPr>
            <w:noProof/>
          </w:rPr>
          <w:t>References</w:t>
        </w:r>
        <w:r>
          <w:rPr>
            <w:noProof/>
          </w:rPr>
          <w:tab/>
        </w:r>
        <w:r>
          <w:rPr>
            <w:noProof/>
          </w:rPr>
          <w:fldChar w:fldCharType="begin"/>
        </w:r>
        <w:r>
          <w:rPr>
            <w:noProof/>
          </w:rPr>
          <w:instrText xml:space="preserve"> PAGEREF _Toc77141870 \h </w:instrText>
        </w:r>
      </w:ins>
      <w:r w:rsidR="006C76D5">
        <w:rPr>
          <w:noProof/>
        </w:rPr>
      </w:r>
      <w:r>
        <w:rPr>
          <w:noProof/>
        </w:rPr>
        <w:fldChar w:fldCharType="separate"/>
      </w:r>
      <w:ins w:id="38" w:author="Stephen McGough" w:date="2008-07-08T13:08:00Z">
        <w:r>
          <w:rPr>
            <w:noProof/>
          </w:rPr>
          <w:t>6</w:t>
        </w:r>
        <w:r>
          <w:rPr>
            <w:noProof/>
          </w:rPr>
          <w:fldChar w:fldCharType="end"/>
        </w:r>
      </w:ins>
    </w:p>
    <w:p w:rsidR="003536AA" w:rsidRDefault="003536AA">
      <w:pPr>
        <w:pStyle w:val="TOC1"/>
        <w:numPr>
          <w:ins w:id="39" w:author="Stephen McGough" w:date="2008-07-08T13:08:00Z"/>
        </w:numPr>
        <w:tabs>
          <w:tab w:val="left" w:pos="1241"/>
          <w:tab w:val="right" w:leader="dot" w:pos="8630"/>
        </w:tabs>
        <w:rPr>
          <w:ins w:id="40" w:author="Stephen McGough" w:date="2008-07-08T13:08:00Z"/>
          <w:rFonts w:asciiTheme="minorHAnsi" w:eastAsiaTheme="minorEastAsia" w:hAnsiTheme="minorHAnsi" w:cstheme="minorBidi"/>
          <w:noProof/>
          <w:sz w:val="24"/>
        </w:rPr>
      </w:pPr>
      <w:ins w:id="41" w:author="Stephen McGough" w:date="2008-07-08T13:08:00Z">
        <w:r>
          <w:rPr>
            <w:noProof/>
          </w:rPr>
          <w:t>Appendix 1</w:t>
        </w:r>
        <w:r>
          <w:rPr>
            <w:rFonts w:asciiTheme="minorHAnsi" w:eastAsiaTheme="minorEastAsia" w:hAnsiTheme="minorHAnsi" w:cstheme="minorBidi"/>
            <w:noProof/>
            <w:sz w:val="24"/>
          </w:rPr>
          <w:tab/>
        </w:r>
        <w:r>
          <w:rPr>
            <w:noProof/>
          </w:rPr>
          <w:t>Detailed Description of Proposed Changes to  GFD.56</w:t>
        </w:r>
        <w:r>
          <w:rPr>
            <w:noProof/>
          </w:rPr>
          <w:tab/>
        </w:r>
        <w:r>
          <w:rPr>
            <w:noProof/>
          </w:rPr>
          <w:fldChar w:fldCharType="begin"/>
        </w:r>
        <w:r>
          <w:rPr>
            <w:noProof/>
          </w:rPr>
          <w:instrText xml:space="preserve"> PAGEREF _Toc77141871 \h </w:instrText>
        </w:r>
      </w:ins>
      <w:r w:rsidR="006C76D5">
        <w:rPr>
          <w:noProof/>
        </w:rPr>
      </w:r>
      <w:r>
        <w:rPr>
          <w:noProof/>
        </w:rPr>
        <w:fldChar w:fldCharType="separate"/>
      </w:r>
      <w:ins w:id="42" w:author="Stephen McGough" w:date="2008-07-08T13:08:00Z">
        <w:r>
          <w:rPr>
            <w:noProof/>
          </w:rPr>
          <w:t>7</w:t>
        </w:r>
        <w:r>
          <w:rPr>
            <w:noProof/>
          </w:rPr>
          <w:fldChar w:fldCharType="end"/>
        </w:r>
      </w:ins>
    </w:p>
    <w:p w:rsidR="003536AA" w:rsidRDefault="003536AA">
      <w:pPr>
        <w:pStyle w:val="TOC1"/>
        <w:numPr>
          <w:ins w:id="43" w:author="Stephen McGough" w:date="2008-07-08T13:08:00Z"/>
        </w:numPr>
        <w:tabs>
          <w:tab w:val="left" w:pos="1241"/>
          <w:tab w:val="right" w:leader="dot" w:pos="8630"/>
        </w:tabs>
        <w:rPr>
          <w:ins w:id="44" w:author="Stephen McGough" w:date="2008-07-08T13:08:00Z"/>
          <w:rFonts w:asciiTheme="minorHAnsi" w:eastAsiaTheme="minorEastAsia" w:hAnsiTheme="minorHAnsi" w:cstheme="minorBidi"/>
          <w:noProof/>
          <w:sz w:val="24"/>
        </w:rPr>
      </w:pPr>
      <w:ins w:id="45" w:author="Stephen McGough" w:date="2008-07-08T13:08:00Z">
        <w:r>
          <w:rPr>
            <w:noProof/>
          </w:rPr>
          <w:t>Appendix 2</w:t>
        </w:r>
        <w:r>
          <w:rPr>
            <w:rFonts w:asciiTheme="minorHAnsi" w:eastAsiaTheme="minorEastAsia" w:hAnsiTheme="minorHAnsi" w:cstheme="minorBidi"/>
            <w:noProof/>
            <w:sz w:val="24"/>
          </w:rPr>
          <w:tab/>
        </w:r>
        <w:r w:rsidRPr="008E0C4F">
          <w:rPr>
            <w:rFonts w:eastAsia="Times New Roman" w:cs="Arial"/>
            <w:noProof/>
          </w:rPr>
          <w:t>Adoption of JSDL by projects and other groups</w:t>
        </w:r>
        <w:r>
          <w:rPr>
            <w:noProof/>
          </w:rPr>
          <w:tab/>
        </w:r>
        <w:r>
          <w:rPr>
            <w:noProof/>
          </w:rPr>
          <w:fldChar w:fldCharType="begin"/>
        </w:r>
        <w:r>
          <w:rPr>
            <w:noProof/>
          </w:rPr>
          <w:instrText xml:space="preserve"> PAGEREF _Toc77141872 \h </w:instrText>
        </w:r>
      </w:ins>
      <w:r w:rsidR="006C76D5">
        <w:rPr>
          <w:noProof/>
        </w:rPr>
      </w:r>
      <w:r>
        <w:rPr>
          <w:noProof/>
        </w:rPr>
        <w:fldChar w:fldCharType="separate"/>
      </w:r>
      <w:ins w:id="46" w:author="Stephen McGough" w:date="2008-07-08T13:08:00Z">
        <w:r>
          <w:rPr>
            <w:noProof/>
          </w:rPr>
          <w:t>9</w:t>
        </w:r>
        <w:r>
          <w:rPr>
            <w:noProof/>
          </w:rPr>
          <w:fldChar w:fldCharType="end"/>
        </w:r>
      </w:ins>
    </w:p>
    <w:p w:rsidR="003536AA" w:rsidRDefault="003536AA">
      <w:pPr>
        <w:pStyle w:val="TOC1"/>
        <w:numPr>
          <w:ins w:id="47" w:author="Stephen McGough" w:date="2008-07-08T13:08:00Z"/>
        </w:numPr>
        <w:tabs>
          <w:tab w:val="left" w:pos="1241"/>
          <w:tab w:val="right" w:leader="dot" w:pos="8630"/>
        </w:tabs>
        <w:rPr>
          <w:ins w:id="48" w:author="Stephen McGough" w:date="2008-07-08T13:08:00Z"/>
          <w:rFonts w:asciiTheme="minorHAnsi" w:eastAsiaTheme="minorEastAsia" w:hAnsiTheme="minorHAnsi" w:cstheme="minorBidi"/>
          <w:noProof/>
          <w:sz w:val="24"/>
        </w:rPr>
      </w:pPr>
      <w:ins w:id="49" w:author="Stephen McGough" w:date="2008-07-08T13:08:00Z">
        <w:r>
          <w:rPr>
            <w:noProof/>
          </w:rPr>
          <w:t>Appendix 3</w:t>
        </w:r>
        <w:r>
          <w:rPr>
            <w:rFonts w:asciiTheme="minorHAnsi" w:eastAsiaTheme="minorEastAsia" w:hAnsiTheme="minorHAnsi" w:cstheme="minorBidi"/>
            <w:noProof/>
            <w:sz w:val="24"/>
          </w:rPr>
          <w:tab/>
        </w:r>
        <w:r>
          <w:rPr>
            <w:noProof/>
          </w:rPr>
          <w:t xml:space="preserve">Implementation </w:t>
        </w:r>
        <w:r w:rsidRPr="008E0C4F">
          <w:rPr>
            <w:rFonts w:cs="Arial"/>
            <w:noProof/>
          </w:rPr>
          <w:t>Survey Responses</w:t>
        </w:r>
        <w:r>
          <w:rPr>
            <w:noProof/>
          </w:rPr>
          <w:tab/>
        </w:r>
        <w:r>
          <w:rPr>
            <w:noProof/>
          </w:rPr>
          <w:fldChar w:fldCharType="begin"/>
        </w:r>
        <w:r>
          <w:rPr>
            <w:noProof/>
          </w:rPr>
          <w:instrText xml:space="preserve"> PAGEREF _Toc77141873 \h </w:instrText>
        </w:r>
      </w:ins>
      <w:r w:rsidR="006C76D5">
        <w:rPr>
          <w:noProof/>
        </w:rPr>
      </w:r>
      <w:r>
        <w:rPr>
          <w:noProof/>
        </w:rPr>
        <w:fldChar w:fldCharType="separate"/>
      </w:r>
      <w:ins w:id="50" w:author="Stephen McGough" w:date="2008-07-08T13:08:00Z">
        <w:r>
          <w:rPr>
            <w:noProof/>
          </w:rPr>
          <w:t>10</w:t>
        </w:r>
        <w:r>
          <w:rPr>
            <w:noProof/>
          </w:rPr>
          <w:fldChar w:fldCharType="end"/>
        </w:r>
      </w:ins>
    </w:p>
    <w:p w:rsidR="003536AA" w:rsidRDefault="003536AA">
      <w:pPr>
        <w:pStyle w:val="TOC1"/>
        <w:numPr>
          <w:ins w:id="51" w:author="Stephen McGough" w:date="2008-07-08T13:08:00Z"/>
        </w:numPr>
        <w:tabs>
          <w:tab w:val="left" w:pos="1408"/>
          <w:tab w:val="right" w:leader="dot" w:pos="8630"/>
        </w:tabs>
        <w:rPr>
          <w:ins w:id="52" w:author="Stephen McGough" w:date="2008-07-08T13:08:00Z"/>
          <w:rFonts w:asciiTheme="minorHAnsi" w:eastAsiaTheme="minorEastAsia" w:hAnsiTheme="minorHAnsi" w:cstheme="minorBidi"/>
          <w:noProof/>
          <w:sz w:val="24"/>
        </w:rPr>
      </w:pPr>
      <w:ins w:id="53" w:author="Stephen McGough" w:date="2008-07-08T13:08:00Z">
        <w:r>
          <w:rPr>
            <w:noProof/>
          </w:rPr>
          <w:t>Appendix 3.1</w:t>
        </w:r>
        <w:r>
          <w:rPr>
            <w:rFonts w:asciiTheme="minorHAnsi" w:eastAsiaTheme="minorEastAsia" w:hAnsiTheme="minorHAnsi" w:cstheme="minorBidi"/>
            <w:noProof/>
            <w:sz w:val="24"/>
          </w:rPr>
          <w:tab/>
        </w:r>
        <w:r>
          <w:rPr>
            <w:noProof/>
          </w:rPr>
          <w:t>UNICORE 6</w:t>
        </w:r>
        <w:r>
          <w:rPr>
            <w:noProof/>
          </w:rPr>
          <w:tab/>
        </w:r>
        <w:r>
          <w:rPr>
            <w:noProof/>
          </w:rPr>
          <w:fldChar w:fldCharType="begin"/>
        </w:r>
        <w:r>
          <w:rPr>
            <w:noProof/>
          </w:rPr>
          <w:instrText xml:space="preserve"> PAGEREF _Toc77141874 \h </w:instrText>
        </w:r>
      </w:ins>
      <w:r w:rsidR="006C76D5">
        <w:rPr>
          <w:noProof/>
        </w:rPr>
      </w:r>
      <w:r>
        <w:rPr>
          <w:noProof/>
        </w:rPr>
        <w:fldChar w:fldCharType="separate"/>
      </w:r>
      <w:ins w:id="54" w:author="Stephen McGough" w:date="2008-07-08T13:08:00Z">
        <w:r>
          <w:rPr>
            <w:noProof/>
          </w:rPr>
          <w:t>10</w:t>
        </w:r>
        <w:r>
          <w:rPr>
            <w:noProof/>
          </w:rPr>
          <w:fldChar w:fldCharType="end"/>
        </w:r>
      </w:ins>
    </w:p>
    <w:p w:rsidR="003536AA" w:rsidRDefault="003536AA">
      <w:pPr>
        <w:pStyle w:val="TOC1"/>
        <w:numPr>
          <w:ins w:id="55" w:author="Stephen McGough" w:date="2008-07-08T13:08:00Z"/>
        </w:numPr>
        <w:tabs>
          <w:tab w:val="left" w:pos="1408"/>
          <w:tab w:val="right" w:leader="dot" w:pos="8630"/>
        </w:tabs>
        <w:rPr>
          <w:ins w:id="56" w:author="Stephen McGough" w:date="2008-07-08T13:08:00Z"/>
          <w:rFonts w:asciiTheme="minorHAnsi" w:eastAsiaTheme="minorEastAsia" w:hAnsiTheme="minorHAnsi" w:cstheme="minorBidi"/>
          <w:noProof/>
          <w:sz w:val="24"/>
        </w:rPr>
      </w:pPr>
      <w:ins w:id="57" w:author="Stephen McGough" w:date="2008-07-08T13:08:00Z">
        <w:r>
          <w:rPr>
            <w:noProof/>
          </w:rPr>
          <w:t>Appendix 3.2</w:t>
        </w:r>
        <w:r>
          <w:rPr>
            <w:rFonts w:asciiTheme="minorHAnsi" w:eastAsiaTheme="minorEastAsia" w:hAnsiTheme="minorHAnsi" w:cstheme="minorBidi"/>
            <w:noProof/>
            <w:sz w:val="24"/>
          </w:rPr>
          <w:tab/>
        </w:r>
        <w:r>
          <w:rPr>
            <w:noProof/>
          </w:rPr>
          <w:t>Genesis II</w:t>
        </w:r>
        <w:r>
          <w:rPr>
            <w:noProof/>
          </w:rPr>
          <w:tab/>
        </w:r>
        <w:r>
          <w:rPr>
            <w:noProof/>
          </w:rPr>
          <w:fldChar w:fldCharType="begin"/>
        </w:r>
        <w:r>
          <w:rPr>
            <w:noProof/>
          </w:rPr>
          <w:instrText xml:space="preserve"> PAGEREF _Toc77141875 \h </w:instrText>
        </w:r>
      </w:ins>
      <w:r w:rsidR="006C76D5">
        <w:rPr>
          <w:noProof/>
        </w:rPr>
      </w:r>
      <w:r>
        <w:rPr>
          <w:noProof/>
        </w:rPr>
        <w:fldChar w:fldCharType="separate"/>
      </w:r>
      <w:ins w:id="58" w:author="Stephen McGough" w:date="2008-07-08T13:08:00Z">
        <w:r>
          <w:rPr>
            <w:noProof/>
          </w:rPr>
          <w:t>12</w:t>
        </w:r>
        <w:r>
          <w:rPr>
            <w:noProof/>
          </w:rPr>
          <w:fldChar w:fldCharType="end"/>
        </w:r>
      </w:ins>
    </w:p>
    <w:p w:rsidR="003536AA" w:rsidRDefault="003536AA">
      <w:pPr>
        <w:pStyle w:val="TOC1"/>
        <w:numPr>
          <w:ins w:id="59" w:author="Stephen McGough" w:date="2008-07-08T13:08:00Z"/>
        </w:numPr>
        <w:tabs>
          <w:tab w:val="left" w:pos="1408"/>
          <w:tab w:val="right" w:leader="dot" w:pos="8630"/>
        </w:tabs>
        <w:rPr>
          <w:ins w:id="60" w:author="Stephen McGough" w:date="2008-07-08T13:08:00Z"/>
          <w:rFonts w:asciiTheme="minorHAnsi" w:eastAsiaTheme="minorEastAsia" w:hAnsiTheme="minorHAnsi" w:cstheme="minorBidi"/>
          <w:noProof/>
          <w:sz w:val="24"/>
        </w:rPr>
      </w:pPr>
      <w:ins w:id="61" w:author="Stephen McGough" w:date="2008-07-08T13:08:00Z">
        <w:r>
          <w:rPr>
            <w:noProof/>
          </w:rPr>
          <w:t>Appendix 3.3</w:t>
        </w:r>
        <w:r>
          <w:rPr>
            <w:rFonts w:asciiTheme="minorHAnsi" w:eastAsiaTheme="minorEastAsia" w:hAnsiTheme="minorHAnsi" w:cstheme="minorBidi"/>
            <w:noProof/>
            <w:sz w:val="24"/>
          </w:rPr>
          <w:tab/>
        </w:r>
        <w:r>
          <w:rPr>
            <w:noProof/>
          </w:rPr>
          <w:t>AssessGrid</w:t>
        </w:r>
        <w:r>
          <w:rPr>
            <w:noProof/>
          </w:rPr>
          <w:tab/>
        </w:r>
        <w:r>
          <w:rPr>
            <w:noProof/>
          </w:rPr>
          <w:fldChar w:fldCharType="begin"/>
        </w:r>
        <w:r>
          <w:rPr>
            <w:noProof/>
          </w:rPr>
          <w:instrText xml:space="preserve"> PAGEREF _Toc77141876 \h </w:instrText>
        </w:r>
      </w:ins>
      <w:r w:rsidR="006C76D5">
        <w:rPr>
          <w:noProof/>
        </w:rPr>
      </w:r>
      <w:r>
        <w:rPr>
          <w:noProof/>
        </w:rPr>
        <w:fldChar w:fldCharType="separate"/>
      </w:r>
      <w:ins w:id="62" w:author="Stephen McGough" w:date="2008-07-08T13:08:00Z">
        <w:r>
          <w:rPr>
            <w:noProof/>
          </w:rPr>
          <w:t>14</w:t>
        </w:r>
        <w:r>
          <w:rPr>
            <w:noProof/>
          </w:rPr>
          <w:fldChar w:fldCharType="end"/>
        </w:r>
      </w:ins>
    </w:p>
    <w:p w:rsidR="003536AA" w:rsidRDefault="003536AA">
      <w:pPr>
        <w:pStyle w:val="TOC1"/>
        <w:numPr>
          <w:ins w:id="63" w:author="Stephen McGough" w:date="2008-07-08T13:08:00Z"/>
        </w:numPr>
        <w:tabs>
          <w:tab w:val="left" w:pos="1408"/>
          <w:tab w:val="right" w:leader="dot" w:pos="8630"/>
        </w:tabs>
        <w:rPr>
          <w:ins w:id="64" w:author="Stephen McGough" w:date="2008-07-08T13:08:00Z"/>
          <w:rFonts w:asciiTheme="minorHAnsi" w:eastAsiaTheme="minorEastAsia" w:hAnsiTheme="minorHAnsi" w:cstheme="minorBidi"/>
          <w:noProof/>
          <w:sz w:val="24"/>
        </w:rPr>
      </w:pPr>
      <w:ins w:id="65" w:author="Stephen McGough" w:date="2008-07-08T13:08:00Z">
        <w:r>
          <w:rPr>
            <w:noProof/>
          </w:rPr>
          <w:t>Appendix 3.4</w:t>
        </w:r>
        <w:r>
          <w:rPr>
            <w:rFonts w:asciiTheme="minorHAnsi" w:eastAsiaTheme="minorEastAsia" w:hAnsiTheme="minorHAnsi" w:cstheme="minorBidi"/>
            <w:noProof/>
            <w:sz w:val="24"/>
          </w:rPr>
          <w:tab/>
        </w:r>
        <w:r>
          <w:rPr>
            <w:noProof/>
          </w:rPr>
          <w:t>Collaborative Climate Community Data and Processing Grid (C3Grid)</w:t>
        </w:r>
        <w:r>
          <w:rPr>
            <w:noProof/>
          </w:rPr>
          <w:tab/>
        </w:r>
        <w:r>
          <w:rPr>
            <w:noProof/>
          </w:rPr>
          <w:fldChar w:fldCharType="begin"/>
        </w:r>
        <w:r>
          <w:rPr>
            <w:noProof/>
          </w:rPr>
          <w:instrText xml:space="preserve"> PAGEREF _Toc77141877 \h </w:instrText>
        </w:r>
      </w:ins>
      <w:r w:rsidR="006C76D5">
        <w:rPr>
          <w:noProof/>
        </w:rPr>
      </w:r>
      <w:r>
        <w:rPr>
          <w:noProof/>
        </w:rPr>
        <w:fldChar w:fldCharType="separate"/>
      </w:r>
      <w:ins w:id="66" w:author="Stephen McGough" w:date="2008-07-08T13:08:00Z">
        <w:r>
          <w:rPr>
            <w:noProof/>
          </w:rPr>
          <w:t>17</w:t>
        </w:r>
        <w:r>
          <w:rPr>
            <w:noProof/>
          </w:rPr>
          <w:fldChar w:fldCharType="end"/>
        </w:r>
      </w:ins>
    </w:p>
    <w:p w:rsidR="003536AA" w:rsidRDefault="003536AA">
      <w:pPr>
        <w:pStyle w:val="TOC1"/>
        <w:numPr>
          <w:ins w:id="67" w:author="Stephen McGough" w:date="2008-07-08T13:08:00Z"/>
        </w:numPr>
        <w:tabs>
          <w:tab w:val="left" w:pos="1408"/>
          <w:tab w:val="right" w:leader="dot" w:pos="8630"/>
        </w:tabs>
        <w:rPr>
          <w:ins w:id="68" w:author="Stephen McGough" w:date="2008-07-08T13:08:00Z"/>
          <w:rFonts w:asciiTheme="minorHAnsi" w:eastAsiaTheme="minorEastAsia" w:hAnsiTheme="minorHAnsi" w:cstheme="minorBidi"/>
          <w:noProof/>
          <w:sz w:val="24"/>
        </w:rPr>
      </w:pPr>
      <w:ins w:id="69" w:author="Stephen McGough" w:date="2008-07-08T13:08:00Z">
        <w:r w:rsidRPr="008E0C4F">
          <w:rPr>
            <w:rFonts w:cs="Arial"/>
            <w:noProof/>
          </w:rPr>
          <w:t>Appendix 3.5</w:t>
        </w:r>
        <w:r>
          <w:rPr>
            <w:rFonts w:asciiTheme="minorHAnsi" w:eastAsiaTheme="minorEastAsia" w:hAnsiTheme="minorHAnsi" w:cstheme="minorBidi"/>
            <w:noProof/>
            <w:sz w:val="24"/>
          </w:rPr>
          <w:tab/>
        </w:r>
        <w:r>
          <w:rPr>
            <w:noProof/>
          </w:rPr>
          <w:t>g-Eclipse</w:t>
        </w:r>
        <w:r>
          <w:rPr>
            <w:noProof/>
          </w:rPr>
          <w:tab/>
        </w:r>
        <w:r>
          <w:rPr>
            <w:noProof/>
          </w:rPr>
          <w:fldChar w:fldCharType="begin"/>
        </w:r>
        <w:r>
          <w:rPr>
            <w:noProof/>
          </w:rPr>
          <w:instrText xml:space="preserve"> PAGEREF _Toc77141878 \h </w:instrText>
        </w:r>
      </w:ins>
      <w:r w:rsidR="006C76D5">
        <w:rPr>
          <w:noProof/>
        </w:rPr>
      </w:r>
      <w:r>
        <w:rPr>
          <w:noProof/>
        </w:rPr>
        <w:fldChar w:fldCharType="separate"/>
      </w:r>
      <w:ins w:id="70" w:author="Stephen McGough" w:date="2008-07-08T13:08:00Z">
        <w:r>
          <w:rPr>
            <w:noProof/>
          </w:rPr>
          <w:t>19</w:t>
        </w:r>
        <w:r>
          <w:rPr>
            <w:noProof/>
          </w:rPr>
          <w:fldChar w:fldCharType="end"/>
        </w:r>
      </w:ins>
    </w:p>
    <w:p w:rsidR="003536AA" w:rsidRDefault="003536AA">
      <w:pPr>
        <w:pStyle w:val="TOC1"/>
        <w:numPr>
          <w:ins w:id="71" w:author="Stephen McGough" w:date="2008-07-08T13:08:00Z"/>
        </w:numPr>
        <w:tabs>
          <w:tab w:val="left" w:pos="1408"/>
          <w:tab w:val="right" w:leader="dot" w:pos="8630"/>
        </w:tabs>
        <w:rPr>
          <w:ins w:id="72" w:author="Stephen McGough" w:date="2008-07-08T13:08:00Z"/>
          <w:rFonts w:asciiTheme="minorHAnsi" w:eastAsiaTheme="minorEastAsia" w:hAnsiTheme="minorHAnsi" w:cstheme="minorBidi"/>
          <w:noProof/>
          <w:sz w:val="24"/>
        </w:rPr>
      </w:pPr>
      <w:ins w:id="73" w:author="Stephen McGough" w:date="2008-07-08T13:08:00Z">
        <w:r>
          <w:rPr>
            <w:noProof/>
          </w:rPr>
          <w:t>Appendix 3.6</w:t>
        </w:r>
        <w:r>
          <w:rPr>
            <w:rFonts w:asciiTheme="minorHAnsi" w:eastAsiaTheme="minorEastAsia" w:hAnsiTheme="minorHAnsi" w:cstheme="minorBidi"/>
            <w:noProof/>
            <w:sz w:val="24"/>
          </w:rPr>
          <w:tab/>
        </w:r>
        <w:r>
          <w:rPr>
            <w:noProof/>
          </w:rPr>
          <w:t>GlobusGridWay</w:t>
        </w:r>
        <w:r>
          <w:rPr>
            <w:noProof/>
          </w:rPr>
          <w:tab/>
        </w:r>
        <w:r>
          <w:rPr>
            <w:noProof/>
          </w:rPr>
          <w:fldChar w:fldCharType="begin"/>
        </w:r>
        <w:r>
          <w:rPr>
            <w:noProof/>
          </w:rPr>
          <w:instrText xml:space="preserve"> PAGEREF _Toc77141879 \h </w:instrText>
        </w:r>
      </w:ins>
      <w:r w:rsidR="006C76D5">
        <w:rPr>
          <w:noProof/>
        </w:rPr>
      </w:r>
      <w:r>
        <w:rPr>
          <w:noProof/>
        </w:rPr>
        <w:fldChar w:fldCharType="separate"/>
      </w:r>
      <w:ins w:id="74" w:author="Stephen McGough" w:date="2008-07-08T13:08:00Z">
        <w:r>
          <w:rPr>
            <w:noProof/>
          </w:rPr>
          <w:t>22</w:t>
        </w:r>
        <w:r>
          <w:rPr>
            <w:noProof/>
          </w:rPr>
          <w:fldChar w:fldCharType="end"/>
        </w:r>
      </w:ins>
    </w:p>
    <w:p w:rsidR="003536AA" w:rsidRDefault="003536AA">
      <w:pPr>
        <w:pStyle w:val="TOC1"/>
        <w:numPr>
          <w:ins w:id="75" w:author="Stephen McGough" w:date="2008-07-08T13:08:00Z"/>
        </w:numPr>
        <w:tabs>
          <w:tab w:val="left" w:pos="1408"/>
          <w:tab w:val="right" w:leader="dot" w:pos="8630"/>
        </w:tabs>
        <w:rPr>
          <w:ins w:id="76" w:author="Stephen McGough" w:date="2008-07-08T13:08:00Z"/>
          <w:rFonts w:asciiTheme="minorHAnsi" w:eastAsiaTheme="minorEastAsia" w:hAnsiTheme="minorHAnsi" w:cstheme="minorBidi"/>
          <w:noProof/>
          <w:sz w:val="24"/>
        </w:rPr>
      </w:pPr>
      <w:ins w:id="77" w:author="Stephen McGough" w:date="2008-07-08T13:08:00Z">
        <w:r>
          <w:rPr>
            <w:noProof/>
          </w:rPr>
          <w:t>Appendix 3.7</w:t>
        </w:r>
        <w:r>
          <w:rPr>
            <w:rFonts w:asciiTheme="minorHAnsi" w:eastAsiaTheme="minorEastAsia" w:hAnsiTheme="minorHAnsi" w:cstheme="minorBidi"/>
            <w:noProof/>
            <w:sz w:val="24"/>
          </w:rPr>
          <w:tab/>
        </w:r>
        <w:r>
          <w:rPr>
            <w:noProof/>
          </w:rPr>
          <w:t>NAREGI</w:t>
        </w:r>
        <w:r>
          <w:rPr>
            <w:noProof/>
          </w:rPr>
          <w:tab/>
        </w:r>
        <w:r>
          <w:rPr>
            <w:noProof/>
          </w:rPr>
          <w:fldChar w:fldCharType="begin"/>
        </w:r>
        <w:r>
          <w:rPr>
            <w:noProof/>
          </w:rPr>
          <w:instrText xml:space="preserve"> PAGEREF _Toc77141880 \h </w:instrText>
        </w:r>
      </w:ins>
      <w:r w:rsidR="006C76D5">
        <w:rPr>
          <w:noProof/>
        </w:rPr>
      </w:r>
      <w:r>
        <w:rPr>
          <w:noProof/>
        </w:rPr>
        <w:fldChar w:fldCharType="separate"/>
      </w:r>
      <w:ins w:id="78" w:author="Stephen McGough" w:date="2008-07-08T13:08:00Z">
        <w:r>
          <w:rPr>
            <w:noProof/>
          </w:rPr>
          <w:t>24</w:t>
        </w:r>
        <w:r>
          <w:rPr>
            <w:noProof/>
          </w:rPr>
          <w:fldChar w:fldCharType="end"/>
        </w:r>
      </w:ins>
    </w:p>
    <w:p w:rsidR="003536AA" w:rsidRDefault="003536AA">
      <w:pPr>
        <w:pStyle w:val="TOC1"/>
        <w:numPr>
          <w:ins w:id="79" w:author="Stephen McGough" w:date="2008-07-08T13:08:00Z"/>
        </w:numPr>
        <w:tabs>
          <w:tab w:val="left" w:pos="1408"/>
          <w:tab w:val="right" w:leader="dot" w:pos="8630"/>
        </w:tabs>
        <w:rPr>
          <w:ins w:id="80" w:author="Stephen McGough" w:date="2008-07-08T13:08:00Z"/>
          <w:rFonts w:asciiTheme="minorHAnsi" w:eastAsiaTheme="minorEastAsia" w:hAnsiTheme="minorHAnsi" w:cstheme="minorBidi"/>
          <w:noProof/>
          <w:sz w:val="24"/>
        </w:rPr>
      </w:pPr>
      <w:ins w:id="81" w:author="Stephen McGough" w:date="2008-07-08T13:08:00Z">
        <w:r>
          <w:rPr>
            <w:noProof/>
          </w:rPr>
          <w:t>Appendix 3.8</w:t>
        </w:r>
        <w:r>
          <w:rPr>
            <w:rFonts w:asciiTheme="minorHAnsi" w:eastAsiaTheme="minorEastAsia" w:hAnsiTheme="minorHAnsi" w:cstheme="minorBidi"/>
            <w:noProof/>
            <w:sz w:val="24"/>
          </w:rPr>
          <w:tab/>
        </w:r>
        <w:r>
          <w:rPr>
            <w:noProof/>
          </w:rPr>
          <w:t>GridSAM—Grid Job Submission and Monitoring web service</w:t>
        </w:r>
        <w:r>
          <w:rPr>
            <w:noProof/>
          </w:rPr>
          <w:tab/>
        </w:r>
        <w:r>
          <w:rPr>
            <w:noProof/>
          </w:rPr>
          <w:fldChar w:fldCharType="begin"/>
        </w:r>
        <w:r>
          <w:rPr>
            <w:noProof/>
          </w:rPr>
          <w:instrText xml:space="preserve"> PAGEREF _Toc77141881 \h </w:instrText>
        </w:r>
      </w:ins>
      <w:r w:rsidR="006C76D5">
        <w:rPr>
          <w:noProof/>
        </w:rPr>
      </w:r>
      <w:r>
        <w:rPr>
          <w:noProof/>
        </w:rPr>
        <w:fldChar w:fldCharType="separate"/>
      </w:r>
      <w:ins w:id="82" w:author="Stephen McGough" w:date="2008-07-08T13:08:00Z">
        <w:r>
          <w:rPr>
            <w:noProof/>
          </w:rPr>
          <w:t>27</w:t>
        </w:r>
        <w:r>
          <w:rPr>
            <w:noProof/>
          </w:rPr>
          <w:fldChar w:fldCharType="end"/>
        </w:r>
      </w:ins>
    </w:p>
    <w:p w:rsidR="003536AA" w:rsidRDefault="003536AA">
      <w:pPr>
        <w:pStyle w:val="TOC1"/>
        <w:numPr>
          <w:ins w:id="83" w:author="Stephen McGough" w:date="2008-07-08T13:08:00Z"/>
        </w:numPr>
        <w:tabs>
          <w:tab w:val="left" w:pos="1408"/>
          <w:tab w:val="right" w:leader="dot" w:pos="8630"/>
        </w:tabs>
        <w:rPr>
          <w:ins w:id="84" w:author="Stephen McGough" w:date="2008-07-08T13:08:00Z"/>
          <w:rFonts w:asciiTheme="minorHAnsi" w:eastAsiaTheme="minorEastAsia" w:hAnsiTheme="minorHAnsi" w:cstheme="minorBidi"/>
          <w:noProof/>
          <w:sz w:val="24"/>
        </w:rPr>
      </w:pPr>
      <w:ins w:id="85" w:author="Stephen McGough" w:date="2008-07-08T13:08:00Z">
        <w:r>
          <w:rPr>
            <w:noProof/>
          </w:rPr>
          <w:t>Appendix 3.9</w:t>
        </w:r>
        <w:r>
          <w:rPr>
            <w:rFonts w:asciiTheme="minorHAnsi" w:eastAsiaTheme="minorEastAsia" w:hAnsiTheme="minorHAnsi" w:cstheme="minorBidi"/>
            <w:noProof/>
            <w:sz w:val="24"/>
          </w:rPr>
          <w:tab/>
        </w:r>
        <w:r>
          <w:rPr>
            <w:noProof/>
          </w:rPr>
          <w:t>NorduGrid / KnowARC</w:t>
        </w:r>
        <w:r>
          <w:rPr>
            <w:noProof/>
          </w:rPr>
          <w:tab/>
        </w:r>
        <w:r>
          <w:rPr>
            <w:noProof/>
          </w:rPr>
          <w:fldChar w:fldCharType="begin"/>
        </w:r>
        <w:r>
          <w:rPr>
            <w:noProof/>
          </w:rPr>
          <w:instrText xml:space="preserve"> PAGEREF _Toc77141882 \h </w:instrText>
        </w:r>
      </w:ins>
      <w:r w:rsidR="006C76D5">
        <w:rPr>
          <w:noProof/>
        </w:rPr>
      </w:r>
      <w:r>
        <w:rPr>
          <w:noProof/>
        </w:rPr>
        <w:fldChar w:fldCharType="separate"/>
      </w:r>
      <w:ins w:id="86" w:author="Stephen McGough" w:date="2008-07-08T13:08:00Z">
        <w:r>
          <w:rPr>
            <w:noProof/>
          </w:rPr>
          <w:t>31</w:t>
        </w:r>
        <w:r>
          <w:rPr>
            <w:noProof/>
          </w:rPr>
          <w:fldChar w:fldCharType="end"/>
        </w:r>
      </w:ins>
    </w:p>
    <w:p w:rsidR="003536AA" w:rsidRDefault="003536AA">
      <w:pPr>
        <w:pStyle w:val="TOC1"/>
        <w:numPr>
          <w:ins w:id="87" w:author="Stephen McGough" w:date="2008-07-08T13:08:00Z"/>
        </w:numPr>
        <w:tabs>
          <w:tab w:val="left" w:pos="1519"/>
          <w:tab w:val="right" w:leader="dot" w:pos="8630"/>
        </w:tabs>
        <w:rPr>
          <w:ins w:id="88" w:author="Stephen McGough" w:date="2008-07-08T13:08:00Z"/>
          <w:rFonts w:asciiTheme="minorHAnsi" w:eastAsiaTheme="minorEastAsia" w:hAnsiTheme="minorHAnsi" w:cstheme="minorBidi"/>
          <w:noProof/>
          <w:sz w:val="24"/>
        </w:rPr>
      </w:pPr>
      <w:ins w:id="89" w:author="Stephen McGough" w:date="2008-07-08T13:08:00Z">
        <w:r>
          <w:rPr>
            <w:noProof/>
          </w:rPr>
          <w:t>Appendix 3.10</w:t>
        </w:r>
        <w:r>
          <w:rPr>
            <w:rFonts w:asciiTheme="minorHAnsi" w:eastAsiaTheme="minorEastAsia" w:hAnsiTheme="minorHAnsi" w:cstheme="minorBidi"/>
            <w:noProof/>
            <w:sz w:val="24"/>
          </w:rPr>
          <w:tab/>
        </w:r>
        <w:r>
          <w:rPr>
            <w:noProof/>
          </w:rPr>
          <w:t>GIRA</w:t>
        </w:r>
        <w:r>
          <w:rPr>
            <w:noProof/>
          </w:rPr>
          <w:tab/>
        </w:r>
        <w:r>
          <w:rPr>
            <w:noProof/>
          </w:rPr>
          <w:fldChar w:fldCharType="begin"/>
        </w:r>
        <w:r>
          <w:rPr>
            <w:noProof/>
          </w:rPr>
          <w:instrText xml:space="preserve"> PAGEREF _Toc77141883 \h </w:instrText>
        </w:r>
      </w:ins>
      <w:r w:rsidR="006C76D5">
        <w:rPr>
          <w:noProof/>
        </w:rPr>
      </w:r>
      <w:r>
        <w:rPr>
          <w:noProof/>
        </w:rPr>
        <w:fldChar w:fldCharType="separate"/>
      </w:r>
      <w:ins w:id="90" w:author="Stephen McGough" w:date="2008-07-08T13:08:00Z">
        <w:r>
          <w:rPr>
            <w:noProof/>
          </w:rPr>
          <w:t>35</w:t>
        </w:r>
        <w:r>
          <w:rPr>
            <w:noProof/>
          </w:rPr>
          <w:fldChar w:fldCharType="end"/>
        </w:r>
      </w:ins>
    </w:p>
    <w:p w:rsidR="0054275C" w:rsidDel="003536AA" w:rsidRDefault="0054275C">
      <w:pPr>
        <w:pStyle w:val="TOC1"/>
        <w:tabs>
          <w:tab w:val="left" w:pos="407"/>
          <w:tab w:val="right" w:leader="dot" w:pos="8630"/>
        </w:tabs>
        <w:rPr>
          <w:del w:id="91" w:author="Stephen McGough" w:date="2008-07-08T13:08:00Z"/>
          <w:rFonts w:asciiTheme="minorHAnsi" w:eastAsiaTheme="minorEastAsia" w:hAnsiTheme="minorHAnsi" w:cstheme="minorBidi"/>
          <w:noProof/>
          <w:sz w:val="24"/>
        </w:rPr>
      </w:pPr>
      <w:del w:id="92" w:author="Stephen McGough" w:date="2008-07-08T13:08:00Z">
        <w:r w:rsidDel="003536AA">
          <w:rPr>
            <w:noProof/>
          </w:rPr>
          <w:delText>1.</w:delText>
        </w:r>
        <w:r w:rsidDel="003536AA">
          <w:rPr>
            <w:rFonts w:asciiTheme="minorHAnsi" w:eastAsiaTheme="minorEastAsia" w:hAnsiTheme="minorHAnsi" w:cstheme="minorBidi"/>
            <w:noProof/>
            <w:sz w:val="24"/>
          </w:rPr>
          <w:tab/>
        </w:r>
        <w:r w:rsidDel="003536AA">
          <w:rPr>
            <w:noProof/>
          </w:rPr>
          <w:delText>Introduction</w:delText>
        </w:r>
        <w:r w:rsidDel="003536AA">
          <w:rPr>
            <w:noProof/>
          </w:rPr>
          <w:tab/>
          <w:delText>3</w:delText>
        </w:r>
      </w:del>
    </w:p>
    <w:p w:rsidR="0054275C" w:rsidDel="003536AA" w:rsidRDefault="0054275C">
      <w:pPr>
        <w:pStyle w:val="TOC1"/>
        <w:tabs>
          <w:tab w:val="left" w:pos="407"/>
          <w:tab w:val="right" w:leader="dot" w:pos="8630"/>
        </w:tabs>
        <w:rPr>
          <w:del w:id="93" w:author="Stephen McGough" w:date="2008-07-08T13:08:00Z"/>
          <w:rFonts w:asciiTheme="minorHAnsi" w:eastAsiaTheme="minorEastAsia" w:hAnsiTheme="minorHAnsi" w:cstheme="minorBidi"/>
          <w:noProof/>
          <w:sz w:val="24"/>
        </w:rPr>
      </w:pPr>
      <w:del w:id="94" w:author="Stephen McGough" w:date="2008-07-08T13:08:00Z">
        <w:r w:rsidDel="003536AA">
          <w:rPr>
            <w:noProof/>
          </w:rPr>
          <w:delText>2.</w:delText>
        </w:r>
        <w:r w:rsidDel="003536AA">
          <w:rPr>
            <w:rFonts w:asciiTheme="minorHAnsi" w:eastAsiaTheme="minorEastAsia" w:hAnsiTheme="minorHAnsi" w:cstheme="minorBidi"/>
            <w:noProof/>
            <w:sz w:val="24"/>
          </w:rPr>
          <w:tab/>
        </w:r>
        <w:r w:rsidDel="003536AA">
          <w:rPr>
            <w:noProof/>
          </w:rPr>
          <w:delText>Survey Summary</w:delText>
        </w:r>
        <w:r w:rsidDel="003536AA">
          <w:rPr>
            <w:noProof/>
          </w:rPr>
          <w:tab/>
          <w:delText>3</w:delText>
        </w:r>
      </w:del>
    </w:p>
    <w:p w:rsidR="0054275C" w:rsidDel="003536AA" w:rsidRDefault="0054275C">
      <w:pPr>
        <w:pStyle w:val="TOC1"/>
        <w:tabs>
          <w:tab w:val="left" w:pos="407"/>
          <w:tab w:val="right" w:leader="dot" w:pos="8630"/>
        </w:tabs>
        <w:rPr>
          <w:del w:id="95" w:author="Stephen McGough" w:date="2008-07-08T13:08:00Z"/>
          <w:rFonts w:asciiTheme="minorHAnsi" w:eastAsiaTheme="minorEastAsia" w:hAnsiTheme="minorHAnsi" w:cstheme="minorBidi"/>
          <w:noProof/>
          <w:sz w:val="24"/>
        </w:rPr>
      </w:pPr>
      <w:del w:id="96" w:author="Stephen McGough" w:date="2008-07-08T13:08:00Z">
        <w:r w:rsidDel="003536AA">
          <w:rPr>
            <w:noProof/>
            <w:lang w:eastAsia="ja-JP"/>
          </w:rPr>
          <w:delText>3.</w:delText>
        </w:r>
        <w:r w:rsidDel="003536AA">
          <w:rPr>
            <w:rFonts w:asciiTheme="minorHAnsi" w:eastAsiaTheme="minorEastAsia" w:hAnsiTheme="minorHAnsi" w:cstheme="minorBidi"/>
            <w:noProof/>
            <w:sz w:val="24"/>
          </w:rPr>
          <w:tab/>
        </w:r>
        <w:r w:rsidDel="003536AA">
          <w:rPr>
            <w:noProof/>
            <w:lang w:eastAsia="ja-JP"/>
          </w:rPr>
          <w:delText xml:space="preserve">HPC Basic Profile definition and </w:delText>
        </w:r>
        <w:r w:rsidDel="003536AA">
          <w:rPr>
            <w:noProof/>
          </w:rPr>
          <w:delText>Interoperability Tests</w:delText>
        </w:r>
        <w:r w:rsidDel="003536AA">
          <w:rPr>
            <w:noProof/>
          </w:rPr>
          <w:tab/>
          <w:delText>5</w:delText>
        </w:r>
      </w:del>
    </w:p>
    <w:p w:rsidR="0054275C" w:rsidDel="003536AA" w:rsidRDefault="0054275C">
      <w:pPr>
        <w:pStyle w:val="TOC1"/>
        <w:tabs>
          <w:tab w:val="left" w:pos="407"/>
          <w:tab w:val="right" w:leader="dot" w:pos="8630"/>
        </w:tabs>
        <w:rPr>
          <w:del w:id="97" w:author="Stephen McGough" w:date="2008-07-08T13:08:00Z"/>
          <w:rFonts w:asciiTheme="minorHAnsi" w:eastAsiaTheme="minorEastAsia" w:hAnsiTheme="minorHAnsi" w:cstheme="minorBidi"/>
          <w:noProof/>
          <w:sz w:val="24"/>
        </w:rPr>
      </w:pPr>
      <w:del w:id="98" w:author="Stephen McGough" w:date="2008-07-08T13:08:00Z">
        <w:r w:rsidDel="003536AA">
          <w:rPr>
            <w:noProof/>
          </w:rPr>
          <w:delText>4.</w:delText>
        </w:r>
        <w:r w:rsidDel="003536AA">
          <w:rPr>
            <w:rFonts w:asciiTheme="minorHAnsi" w:eastAsiaTheme="minorEastAsia" w:hAnsiTheme="minorHAnsi" w:cstheme="minorBidi"/>
            <w:noProof/>
            <w:sz w:val="24"/>
          </w:rPr>
          <w:tab/>
        </w:r>
        <w:r w:rsidDel="003536AA">
          <w:rPr>
            <w:noProof/>
            <w:lang w:eastAsia="ja-JP"/>
          </w:rPr>
          <w:delText xml:space="preserve">Summary of Resolved </w:delText>
        </w:r>
        <w:r w:rsidDel="003536AA">
          <w:rPr>
            <w:noProof/>
          </w:rPr>
          <w:delText>Issues</w:delText>
        </w:r>
        <w:r w:rsidDel="003536AA">
          <w:rPr>
            <w:noProof/>
          </w:rPr>
          <w:tab/>
          <w:delText>5</w:delText>
        </w:r>
      </w:del>
    </w:p>
    <w:p w:rsidR="0054275C" w:rsidDel="003536AA" w:rsidRDefault="0054275C">
      <w:pPr>
        <w:pStyle w:val="TOC1"/>
        <w:tabs>
          <w:tab w:val="left" w:pos="407"/>
          <w:tab w:val="right" w:leader="dot" w:pos="8630"/>
        </w:tabs>
        <w:rPr>
          <w:del w:id="99" w:author="Stephen McGough" w:date="2008-07-08T13:08:00Z"/>
          <w:rFonts w:asciiTheme="minorHAnsi" w:eastAsiaTheme="minorEastAsia" w:hAnsiTheme="minorHAnsi" w:cstheme="minorBidi"/>
          <w:noProof/>
          <w:sz w:val="24"/>
        </w:rPr>
      </w:pPr>
      <w:del w:id="100" w:author="Stephen McGough" w:date="2008-07-08T13:08:00Z">
        <w:r w:rsidDel="003536AA">
          <w:rPr>
            <w:noProof/>
            <w:lang w:eastAsia="ja-JP"/>
          </w:rPr>
          <w:delText>5.</w:delText>
        </w:r>
        <w:r w:rsidDel="003536AA">
          <w:rPr>
            <w:rFonts w:asciiTheme="minorHAnsi" w:eastAsiaTheme="minorEastAsia" w:hAnsiTheme="minorHAnsi" w:cstheme="minorBidi"/>
            <w:noProof/>
            <w:sz w:val="24"/>
          </w:rPr>
          <w:tab/>
        </w:r>
        <w:r w:rsidDel="003536AA">
          <w:rPr>
            <w:noProof/>
          </w:rPr>
          <w:delText>Author Information</w:delText>
        </w:r>
        <w:r w:rsidDel="003536AA">
          <w:rPr>
            <w:noProof/>
          </w:rPr>
          <w:tab/>
          <w:delText>5</w:delText>
        </w:r>
      </w:del>
    </w:p>
    <w:p w:rsidR="0054275C" w:rsidDel="003536AA" w:rsidRDefault="0054275C">
      <w:pPr>
        <w:pStyle w:val="TOC1"/>
        <w:tabs>
          <w:tab w:val="left" w:pos="407"/>
          <w:tab w:val="right" w:leader="dot" w:pos="8630"/>
        </w:tabs>
        <w:rPr>
          <w:del w:id="101" w:author="Stephen McGough" w:date="2008-07-08T13:08:00Z"/>
          <w:rFonts w:asciiTheme="minorHAnsi" w:eastAsiaTheme="minorEastAsia" w:hAnsiTheme="minorHAnsi" w:cstheme="minorBidi"/>
          <w:noProof/>
          <w:sz w:val="24"/>
        </w:rPr>
      </w:pPr>
      <w:del w:id="102" w:author="Stephen McGough" w:date="2008-07-08T13:08:00Z">
        <w:r w:rsidDel="003536AA">
          <w:rPr>
            <w:noProof/>
          </w:rPr>
          <w:delText>6.</w:delText>
        </w:r>
        <w:r w:rsidDel="003536AA">
          <w:rPr>
            <w:rFonts w:asciiTheme="minorHAnsi" w:eastAsiaTheme="minorEastAsia" w:hAnsiTheme="minorHAnsi" w:cstheme="minorBidi"/>
            <w:noProof/>
            <w:sz w:val="24"/>
          </w:rPr>
          <w:tab/>
        </w:r>
        <w:r w:rsidDel="003536AA">
          <w:rPr>
            <w:noProof/>
          </w:rPr>
          <w:delText>Intellectual Property Statement</w:delText>
        </w:r>
        <w:r w:rsidDel="003536AA">
          <w:rPr>
            <w:noProof/>
          </w:rPr>
          <w:tab/>
          <w:delText>6</w:delText>
        </w:r>
      </w:del>
    </w:p>
    <w:p w:rsidR="0054275C" w:rsidDel="003536AA" w:rsidRDefault="0054275C">
      <w:pPr>
        <w:pStyle w:val="TOC1"/>
        <w:tabs>
          <w:tab w:val="left" w:pos="407"/>
          <w:tab w:val="right" w:leader="dot" w:pos="8630"/>
        </w:tabs>
        <w:rPr>
          <w:del w:id="103" w:author="Stephen McGough" w:date="2008-07-08T13:08:00Z"/>
          <w:rFonts w:asciiTheme="minorHAnsi" w:eastAsiaTheme="minorEastAsia" w:hAnsiTheme="minorHAnsi" w:cstheme="minorBidi"/>
          <w:noProof/>
          <w:sz w:val="24"/>
        </w:rPr>
      </w:pPr>
      <w:del w:id="104" w:author="Stephen McGough" w:date="2008-07-08T13:08:00Z">
        <w:r w:rsidDel="003536AA">
          <w:rPr>
            <w:noProof/>
          </w:rPr>
          <w:delText>7.</w:delText>
        </w:r>
        <w:r w:rsidDel="003536AA">
          <w:rPr>
            <w:rFonts w:asciiTheme="minorHAnsi" w:eastAsiaTheme="minorEastAsia" w:hAnsiTheme="minorHAnsi" w:cstheme="minorBidi"/>
            <w:noProof/>
            <w:sz w:val="24"/>
          </w:rPr>
          <w:tab/>
        </w:r>
        <w:r w:rsidDel="003536AA">
          <w:rPr>
            <w:noProof/>
          </w:rPr>
          <w:delText>Disclaimer</w:delText>
        </w:r>
        <w:r w:rsidDel="003536AA">
          <w:rPr>
            <w:noProof/>
          </w:rPr>
          <w:tab/>
          <w:delText>6</w:delText>
        </w:r>
      </w:del>
    </w:p>
    <w:p w:rsidR="0054275C" w:rsidDel="003536AA" w:rsidRDefault="0054275C">
      <w:pPr>
        <w:pStyle w:val="TOC1"/>
        <w:tabs>
          <w:tab w:val="left" w:pos="407"/>
          <w:tab w:val="right" w:leader="dot" w:pos="8630"/>
        </w:tabs>
        <w:rPr>
          <w:del w:id="105" w:author="Stephen McGough" w:date="2008-07-08T13:08:00Z"/>
          <w:rFonts w:asciiTheme="minorHAnsi" w:eastAsiaTheme="minorEastAsia" w:hAnsiTheme="minorHAnsi" w:cstheme="minorBidi"/>
          <w:noProof/>
          <w:sz w:val="24"/>
        </w:rPr>
      </w:pPr>
      <w:del w:id="106" w:author="Stephen McGough" w:date="2008-07-08T13:08:00Z">
        <w:r w:rsidDel="003536AA">
          <w:rPr>
            <w:noProof/>
          </w:rPr>
          <w:delText>8.</w:delText>
        </w:r>
        <w:r w:rsidDel="003536AA">
          <w:rPr>
            <w:rFonts w:asciiTheme="minorHAnsi" w:eastAsiaTheme="minorEastAsia" w:hAnsiTheme="minorHAnsi" w:cstheme="minorBidi"/>
            <w:noProof/>
            <w:sz w:val="24"/>
          </w:rPr>
          <w:tab/>
        </w:r>
        <w:r w:rsidDel="003536AA">
          <w:rPr>
            <w:noProof/>
          </w:rPr>
          <w:delText>Full Copyright Notice</w:delText>
        </w:r>
        <w:r w:rsidDel="003536AA">
          <w:rPr>
            <w:noProof/>
          </w:rPr>
          <w:tab/>
          <w:delText>6</w:delText>
        </w:r>
      </w:del>
    </w:p>
    <w:p w:rsidR="0054275C" w:rsidDel="003536AA" w:rsidRDefault="0054275C">
      <w:pPr>
        <w:pStyle w:val="TOC1"/>
        <w:tabs>
          <w:tab w:val="left" w:pos="407"/>
          <w:tab w:val="right" w:leader="dot" w:pos="8630"/>
        </w:tabs>
        <w:rPr>
          <w:del w:id="107" w:author="Stephen McGough" w:date="2008-07-08T13:08:00Z"/>
          <w:rFonts w:asciiTheme="minorHAnsi" w:eastAsiaTheme="minorEastAsia" w:hAnsiTheme="minorHAnsi" w:cstheme="minorBidi"/>
          <w:noProof/>
          <w:sz w:val="24"/>
        </w:rPr>
      </w:pPr>
      <w:del w:id="108" w:author="Stephen McGough" w:date="2008-07-08T13:08:00Z">
        <w:r w:rsidDel="003536AA">
          <w:rPr>
            <w:noProof/>
            <w:lang w:eastAsia="ja-JP"/>
          </w:rPr>
          <w:delText>9.</w:delText>
        </w:r>
        <w:r w:rsidDel="003536AA">
          <w:rPr>
            <w:rFonts w:asciiTheme="minorHAnsi" w:eastAsiaTheme="minorEastAsia" w:hAnsiTheme="minorHAnsi" w:cstheme="minorBidi"/>
            <w:noProof/>
            <w:sz w:val="24"/>
          </w:rPr>
          <w:tab/>
        </w:r>
        <w:r w:rsidDel="003536AA">
          <w:rPr>
            <w:noProof/>
          </w:rPr>
          <w:delText>References</w:delText>
        </w:r>
        <w:r w:rsidDel="003536AA">
          <w:rPr>
            <w:noProof/>
          </w:rPr>
          <w:tab/>
          <w:delText>6</w:delText>
        </w:r>
      </w:del>
    </w:p>
    <w:p w:rsidR="0054275C" w:rsidDel="003536AA" w:rsidRDefault="0054275C">
      <w:pPr>
        <w:pStyle w:val="TOC1"/>
        <w:tabs>
          <w:tab w:val="left" w:pos="1241"/>
          <w:tab w:val="right" w:leader="dot" w:pos="8630"/>
        </w:tabs>
        <w:rPr>
          <w:del w:id="109" w:author="Stephen McGough" w:date="2008-07-08T13:08:00Z"/>
          <w:rFonts w:asciiTheme="minorHAnsi" w:eastAsiaTheme="minorEastAsia" w:hAnsiTheme="minorHAnsi" w:cstheme="minorBidi"/>
          <w:noProof/>
          <w:sz w:val="24"/>
        </w:rPr>
      </w:pPr>
      <w:del w:id="110" w:author="Stephen McGough" w:date="2008-07-08T13:08:00Z">
        <w:r w:rsidDel="003536AA">
          <w:rPr>
            <w:noProof/>
          </w:rPr>
          <w:delText>Appendix 1</w:delText>
        </w:r>
        <w:r w:rsidDel="003536AA">
          <w:rPr>
            <w:rFonts w:asciiTheme="minorHAnsi" w:eastAsiaTheme="minorEastAsia" w:hAnsiTheme="minorHAnsi" w:cstheme="minorBidi"/>
            <w:noProof/>
            <w:sz w:val="24"/>
          </w:rPr>
          <w:tab/>
        </w:r>
        <w:r w:rsidDel="003536AA">
          <w:rPr>
            <w:noProof/>
          </w:rPr>
          <w:delText>Detailed Description of Proposed Changes to  GFD.56</w:delText>
        </w:r>
        <w:r w:rsidDel="003536AA">
          <w:rPr>
            <w:noProof/>
          </w:rPr>
          <w:tab/>
          <w:delText>7</w:delText>
        </w:r>
      </w:del>
    </w:p>
    <w:p w:rsidR="0054275C" w:rsidDel="003536AA" w:rsidRDefault="0054275C">
      <w:pPr>
        <w:pStyle w:val="TOC1"/>
        <w:tabs>
          <w:tab w:val="left" w:pos="1241"/>
          <w:tab w:val="right" w:leader="dot" w:pos="8630"/>
        </w:tabs>
        <w:rPr>
          <w:del w:id="111" w:author="Stephen McGough" w:date="2008-07-08T13:08:00Z"/>
          <w:rFonts w:asciiTheme="minorHAnsi" w:eastAsiaTheme="minorEastAsia" w:hAnsiTheme="minorHAnsi" w:cstheme="minorBidi"/>
          <w:noProof/>
          <w:sz w:val="24"/>
        </w:rPr>
      </w:pPr>
      <w:del w:id="112" w:author="Stephen McGough" w:date="2008-07-08T13:08:00Z">
        <w:r w:rsidDel="003536AA">
          <w:rPr>
            <w:noProof/>
          </w:rPr>
          <w:delText>Appendix 2</w:delText>
        </w:r>
        <w:r w:rsidDel="003536AA">
          <w:rPr>
            <w:rFonts w:asciiTheme="minorHAnsi" w:eastAsiaTheme="minorEastAsia" w:hAnsiTheme="minorHAnsi" w:cstheme="minorBidi"/>
            <w:noProof/>
            <w:sz w:val="24"/>
          </w:rPr>
          <w:tab/>
        </w:r>
        <w:r w:rsidRPr="009B2A69" w:rsidDel="003536AA">
          <w:rPr>
            <w:rFonts w:eastAsia="Times New Roman" w:cs="Arial"/>
            <w:noProof/>
          </w:rPr>
          <w:delText>Adoption of JSDL by projects and other groups</w:delText>
        </w:r>
        <w:r w:rsidDel="003536AA">
          <w:rPr>
            <w:noProof/>
          </w:rPr>
          <w:tab/>
          <w:delText>9</w:delText>
        </w:r>
      </w:del>
    </w:p>
    <w:p w:rsidR="0054275C" w:rsidDel="003536AA" w:rsidRDefault="0054275C">
      <w:pPr>
        <w:pStyle w:val="TOC1"/>
        <w:tabs>
          <w:tab w:val="left" w:pos="1241"/>
          <w:tab w:val="right" w:leader="dot" w:pos="8630"/>
        </w:tabs>
        <w:rPr>
          <w:del w:id="113" w:author="Stephen McGough" w:date="2008-07-08T13:08:00Z"/>
          <w:rFonts w:asciiTheme="minorHAnsi" w:eastAsiaTheme="minorEastAsia" w:hAnsiTheme="minorHAnsi" w:cstheme="minorBidi"/>
          <w:noProof/>
          <w:sz w:val="24"/>
        </w:rPr>
      </w:pPr>
      <w:del w:id="114" w:author="Stephen McGough" w:date="2008-07-08T13:08:00Z">
        <w:r w:rsidDel="003536AA">
          <w:rPr>
            <w:noProof/>
          </w:rPr>
          <w:delText>Appendix 3</w:delText>
        </w:r>
        <w:r w:rsidDel="003536AA">
          <w:rPr>
            <w:rFonts w:asciiTheme="minorHAnsi" w:eastAsiaTheme="minorEastAsia" w:hAnsiTheme="minorHAnsi" w:cstheme="minorBidi"/>
            <w:noProof/>
            <w:sz w:val="24"/>
          </w:rPr>
          <w:tab/>
        </w:r>
        <w:r w:rsidDel="003536AA">
          <w:rPr>
            <w:noProof/>
          </w:rPr>
          <w:delText xml:space="preserve">Implementation </w:delText>
        </w:r>
        <w:r w:rsidRPr="009B2A69" w:rsidDel="003536AA">
          <w:rPr>
            <w:rFonts w:cs="Arial"/>
            <w:noProof/>
          </w:rPr>
          <w:delText>Survey Responses</w:delText>
        </w:r>
        <w:r w:rsidDel="003536AA">
          <w:rPr>
            <w:noProof/>
          </w:rPr>
          <w:tab/>
          <w:delText>10</w:delText>
        </w:r>
      </w:del>
    </w:p>
    <w:p w:rsidR="0054275C" w:rsidDel="003536AA" w:rsidRDefault="0054275C">
      <w:pPr>
        <w:pStyle w:val="TOC1"/>
        <w:tabs>
          <w:tab w:val="left" w:pos="1408"/>
          <w:tab w:val="right" w:leader="dot" w:pos="8630"/>
        </w:tabs>
        <w:rPr>
          <w:del w:id="115" w:author="Stephen McGough" w:date="2008-07-08T13:08:00Z"/>
          <w:rFonts w:asciiTheme="minorHAnsi" w:eastAsiaTheme="minorEastAsia" w:hAnsiTheme="minorHAnsi" w:cstheme="minorBidi"/>
          <w:noProof/>
          <w:sz w:val="24"/>
        </w:rPr>
      </w:pPr>
      <w:del w:id="116" w:author="Stephen McGough" w:date="2008-07-08T13:08:00Z">
        <w:r w:rsidDel="003536AA">
          <w:rPr>
            <w:noProof/>
          </w:rPr>
          <w:delText>Appendix 3.1</w:delText>
        </w:r>
        <w:r w:rsidDel="003536AA">
          <w:rPr>
            <w:rFonts w:asciiTheme="minorHAnsi" w:eastAsiaTheme="minorEastAsia" w:hAnsiTheme="minorHAnsi" w:cstheme="minorBidi"/>
            <w:noProof/>
            <w:sz w:val="24"/>
          </w:rPr>
          <w:tab/>
        </w:r>
        <w:r w:rsidDel="003536AA">
          <w:rPr>
            <w:noProof/>
          </w:rPr>
          <w:delText>UNICORE 6</w:delText>
        </w:r>
        <w:r w:rsidDel="003536AA">
          <w:rPr>
            <w:noProof/>
          </w:rPr>
          <w:tab/>
          <w:delText>10</w:delText>
        </w:r>
      </w:del>
    </w:p>
    <w:p w:rsidR="0054275C" w:rsidDel="003536AA" w:rsidRDefault="0054275C">
      <w:pPr>
        <w:pStyle w:val="TOC1"/>
        <w:tabs>
          <w:tab w:val="left" w:pos="1408"/>
          <w:tab w:val="right" w:leader="dot" w:pos="8630"/>
        </w:tabs>
        <w:rPr>
          <w:del w:id="117" w:author="Stephen McGough" w:date="2008-07-08T13:08:00Z"/>
          <w:rFonts w:asciiTheme="minorHAnsi" w:eastAsiaTheme="minorEastAsia" w:hAnsiTheme="minorHAnsi" w:cstheme="minorBidi"/>
          <w:noProof/>
          <w:sz w:val="24"/>
        </w:rPr>
      </w:pPr>
      <w:del w:id="118" w:author="Stephen McGough" w:date="2008-07-08T13:08:00Z">
        <w:r w:rsidDel="003536AA">
          <w:rPr>
            <w:noProof/>
          </w:rPr>
          <w:delText>Appendix 3.2</w:delText>
        </w:r>
        <w:r w:rsidDel="003536AA">
          <w:rPr>
            <w:rFonts w:asciiTheme="minorHAnsi" w:eastAsiaTheme="minorEastAsia" w:hAnsiTheme="minorHAnsi" w:cstheme="minorBidi"/>
            <w:noProof/>
            <w:sz w:val="24"/>
          </w:rPr>
          <w:tab/>
        </w:r>
        <w:r w:rsidDel="003536AA">
          <w:rPr>
            <w:noProof/>
          </w:rPr>
          <w:delText>Genesis II</w:delText>
        </w:r>
        <w:r w:rsidDel="003536AA">
          <w:rPr>
            <w:noProof/>
          </w:rPr>
          <w:tab/>
          <w:delText>12</w:delText>
        </w:r>
      </w:del>
    </w:p>
    <w:p w:rsidR="0054275C" w:rsidDel="003536AA" w:rsidRDefault="0054275C">
      <w:pPr>
        <w:pStyle w:val="TOC1"/>
        <w:tabs>
          <w:tab w:val="left" w:pos="1408"/>
          <w:tab w:val="right" w:leader="dot" w:pos="8630"/>
        </w:tabs>
        <w:rPr>
          <w:del w:id="119" w:author="Stephen McGough" w:date="2008-07-08T13:08:00Z"/>
          <w:rFonts w:asciiTheme="minorHAnsi" w:eastAsiaTheme="minorEastAsia" w:hAnsiTheme="minorHAnsi" w:cstheme="minorBidi"/>
          <w:noProof/>
          <w:sz w:val="24"/>
        </w:rPr>
      </w:pPr>
      <w:del w:id="120" w:author="Stephen McGough" w:date="2008-07-08T13:08:00Z">
        <w:r w:rsidDel="003536AA">
          <w:rPr>
            <w:noProof/>
          </w:rPr>
          <w:delText>Appendix 3.3</w:delText>
        </w:r>
        <w:r w:rsidDel="003536AA">
          <w:rPr>
            <w:rFonts w:asciiTheme="minorHAnsi" w:eastAsiaTheme="minorEastAsia" w:hAnsiTheme="minorHAnsi" w:cstheme="minorBidi"/>
            <w:noProof/>
            <w:sz w:val="24"/>
          </w:rPr>
          <w:tab/>
        </w:r>
        <w:r w:rsidDel="003536AA">
          <w:rPr>
            <w:noProof/>
          </w:rPr>
          <w:delText>AssessGrid</w:delText>
        </w:r>
        <w:r w:rsidDel="003536AA">
          <w:rPr>
            <w:noProof/>
          </w:rPr>
          <w:tab/>
          <w:delText>14</w:delText>
        </w:r>
      </w:del>
    </w:p>
    <w:p w:rsidR="0054275C" w:rsidDel="003536AA" w:rsidRDefault="0054275C">
      <w:pPr>
        <w:pStyle w:val="TOC1"/>
        <w:tabs>
          <w:tab w:val="left" w:pos="1408"/>
          <w:tab w:val="right" w:leader="dot" w:pos="8630"/>
        </w:tabs>
        <w:rPr>
          <w:del w:id="121" w:author="Stephen McGough" w:date="2008-07-08T13:08:00Z"/>
          <w:rFonts w:asciiTheme="minorHAnsi" w:eastAsiaTheme="minorEastAsia" w:hAnsiTheme="minorHAnsi" w:cstheme="minorBidi"/>
          <w:noProof/>
          <w:sz w:val="24"/>
        </w:rPr>
      </w:pPr>
      <w:del w:id="122" w:author="Stephen McGough" w:date="2008-07-08T13:08:00Z">
        <w:r w:rsidDel="003536AA">
          <w:rPr>
            <w:noProof/>
          </w:rPr>
          <w:delText>Appendix 3.4</w:delText>
        </w:r>
        <w:r w:rsidDel="003536AA">
          <w:rPr>
            <w:rFonts w:asciiTheme="minorHAnsi" w:eastAsiaTheme="minorEastAsia" w:hAnsiTheme="minorHAnsi" w:cstheme="minorBidi"/>
            <w:noProof/>
            <w:sz w:val="24"/>
          </w:rPr>
          <w:tab/>
        </w:r>
        <w:r w:rsidDel="003536AA">
          <w:rPr>
            <w:noProof/>
          </w:rPr>
          <w:delText>Collaborative Climate Community Data and Processing Grid (C3Grid)</w:delText>
        </w:r>
        <w:r w:rsidDel="003536AA">
          <w:rPr>
            <w:noProof/>
          </w:rPr>
          <w:tab/>
          <w:delText>17</w:delText>
        </w:r>
      </w:del>
    </w:p>
    <w:p w:rsidR="0054275C" w:rsidDel="003536AA" w:rsidRDefault="0054275C">
      <w:pPr>
        <w:pStyle w:val="TOC1"/>
        <w:tabs>
          <w:tab w:val="left" w:pos="1408"/>
          <w:tab w:val="right" w:leader="dot" w:pos="8630"/>
        </w:tabs>
        <w:rPr>
          <w:del w:id="123" w:author="Stephen McGough" w:date="2008-07-08T13:08:00Z"/>
          <w:rFonts w:asciiTheme="minorHAnsi" w:eastAsiaTheme="minorEastAsia" w:hAnsiTheme="minorHAnsi" w:cstheme="minorBidi"/>
          <w:noProof/>
          <w:sz w:val="24"/>
        </w:rPr>
      </w:pPr>
      <w:del w:id="124" w:author="Stephen McGough" w:date="2008-07-08T13:08:00Z">
        <w:r w:rsidRPr="009B2A69" w:rsidDel="003536AA">
          <w:rPr>
            <w:rFonts w:cs="Arial"/>
            <w:noProof/>
          </w:rPr>
          <w:delText>Appendix 3.5</w:delText>
        </w:r>
        <w:r w:rsidDel="003536AA">
          <w:rPr>
            <w:rFonts w:asciiTheme="minorHAnsi" w:eastAsiaTheme="minorEastAsia" w:hAnsiTheme="minorHAnsi" w:cstheme="minorBidi"/>
            <w:noProof/>
            <w:sz w:val="24"/>
          </w:rPr>
          <w:tab/>
        </w:r>
        <w:r w:rsidDel="003536AA">
          <w:rPr>
            <w:noProof/>
          </w:rPr>
          <w:delText>g-Eclipse</w:delText>
        </w:r>
        <w:r w:rsidDel="003536AA">
          <w:rPr>
            <w:noProof/>
          </w:rPr>
          <w:tab/>
          <w:delText>19</w:delText>
        </w:r>
      </w:del>
    </w:p>
    <w:p w:rsidR="0054275C" w:rsidDel="003536AA" w:rsidRDefault="0054275C">
      <w:pPr>
        <w:pStyle w:val="TOC1"/>
        <w:tabs>
          <w:tab w:val="left" w:pos="1408"/>
          <w:tab w:val="right" w:leader="dot" w:pos="8630"/>
        </w:tabs>
        <w:rPr>
          <w:del w:id="125" w:author="Stephen McGough" w:date="2008-07-08T13:08:00Z"/>
          <w:rFonts w:asciiTheme="minorHAnsi" w:eastAsiaTheme="minorEastAsia" w:hAnsiTheme="minorHAnsi" w:cstheme="minorBidi"/>
          <w:noProof/>
          <w:sz w:val="24"/>
        </w:rPr>
      </w:pPr>
      <w:del w:id="126" w:author="Stephen McGough" w:date="2008-07-08T13:08:00Z">
        <w:r w:rsidDel="003536AA">
          <w:rPr>
            <w:noProof/>
          </w:rPr>
          <w:delText>Appendix 3.6</w:delText>
        </w:r>
        <w:r w:rsidDel="003536AA">
          <w:rPr>
            <w:rFonts w:asciiTheme="minorHAnsi" w:eastAsiaTheme="minorEastAsia" w:hAnsiTheme="minorHAnsi" w:cstheme="minorBidi"/>
            <w:noProof/>
            <w:sz w:val="24"/>
          </w:rPr>
          <w:tab/>
        </w:r>
        <w:r w:rsidDel="003536AA">
          <w:rPr>
            <w:noProof/>
          </w:rPr>
          <w:delText>GlobusGridWay</w:delText>
        </w:r>
        <w:r w:rsidDel="003536AA">
          <w:rPr>
            <w:noProof/>
          </w:rPr>
          <w:tab/>
          <w:delText>22</w:delText>
        </w:r>
      </w:del>
    </w:p>
    <w:p w:rsidR="0054275C" w:rsidDel="003536AA" w:rsidRDefault="0054275C">
      <w:pPr>
        <w:pStyle w:val="TOC1"/>
        <w:tabs>
          <w:tab w:val="left" w:pos="1408"/>
          <w:tab w:val="right" w:leader="dot" w:pos="8630"/>
        </w:tabs>
        <w:rPr>
          <w:del w:id="127" w:author="Stephen McGough" w:date="2008-07-08T13:08:00Z"/>
          <w:rFonts w:asciiTheme="minorHAnsi" w:eastAsiaTheme="minorEastAsia" w:hAnsiTheme="minorHAnsi" w:cstheme="minorBidi"/>
          <w:noProof/>
          <w:sz w:val="24"/>
        </w:rPr>
      </w:pPr>
      <w:del w:id="128" w:author="Stephen McGough" w:date="2008-07-08T13:08:00Z">
        <w:r w:rsidDel="003536AA">
          <w:rPr>
            <w:noProof/>
          </w:rPr>
          <w:delText>Appendix 3.7</w:delText>
        </w:r>
        <w:r w:rsidDel="003536AA">
          <w:rPr>
            <w:rFonts w:asciiTheme="minorHAnsi" w:eastAsiaTheme="minorEastAsia" w:hAnsiTheme="minorHAnsi" w:cstheme="minorBidi"/>
            <w:noProof/>
            <w:sz w:val="24"/>
          </w:rPr>
          <w:tab/>
        </w:r>
        <w:r w:rsidDel="003536AA">
          <w:rPr>
            <w:noProof/>
          </w:rPr>
          <w:delText>NAREGI</w:delText>
        </w:r>
        <w:r w:rsidDel="003536AA">
          <w:rPr>
            <w:noProof/>
          </w:rPr>
          <w:tab/>
          <w:delText>24</w:delText>
        </w:r>
      </w:del>
    </w:p>
    <w:p w:rsidR="0054275C" w:rsidDel="003536AA" w:rsidRDefault="0054275C">
      <w:pPr>
        <w:pStyle w:val="TOC1"/>
        <w:tabs>
          <w:tab w:val="left" w:pos="1408"/>
          <w:tab w:val="right" w:leader="dot" w:pos="8630"/>
        </w:tabs>
        <w:rPr>
          <w:del w:id="129" w:author="Stephen McGough" w:date="2008-07-08T13:08:00Z"/>
          <w:rFonts w:asciiTheme="minorHAnsi" w:eastAsiaTheme="minorEastAsia" w:hAnsiTheme="minorHAnsi" w:cstheme="minorBidi"/>
          <w:noProof/>
          <w:sz w:val="24"/>
        </w:rPr>
      </w:pPr>
      <w:del w:id="130" w:author="Stephen McGough" w:date="2008-07-08T13:08:00Z">
        <w:r w:rsidDel="003536AA">
          <w:rPr>
            <w:noProof/>
          </w:rPr>
          <w:delText>Appendix 3.8</w:delText>
        </w:r>
        <w:r w:rsidDel="003536AA">
          <w:rPr>
            <w:rFonts w:asciiTheme="minorHAnsi" w:eastAsiaTheme="minorEastAsia" w:hAnsiTheme="minorHAnsi" w:cstheme="minorBidi"/>
            <w:noProof/>
            <w:sz w:val="24"/>
          </w:rPr>
          <w:tab/>
        </w:r>
        <w:r w:rsidDel="003536AA">
          <w:rPr>
            <w:noProof/>
          </w:rPr>
          <w:delText>GridSAM—Grid Job Submission and Monitoring web service</w:delText>
        </w:r>
        <w:r w:rsidDel="003536AA">
          <w:rPr>
            <w:noProof/>
          </w:rPr>
          <w:tab/>
          <w:delText>27</w:delText>
        </w:r>
      </w:del>
    </w:p>
    <w:p w:rsidR="0054275C" w:rsidDel="003536AA" w:rsidRDefault="0054275C">
      <w:pPr>
        <w:pStyle w:val="TOC1"/>
        <w:tabs>
          <w:tab w:val="left" w:pos="1408"/>
          <w:tab w:val="right" w:leader="dot" w:pos="8630"/>
        </w:tabs>
        <w:rPr>
          <w:del w:id="131" w:author="Stephen McGough" w:date="2008-07-08T13:08:00Z"/>
          <w:rFonts w:asciiTheme="minorHAnsi" w:eastAsiaTheme="minorEastAsia" w:hAnsiTheme="minorHAnsi" w:cstheme="minorBidi"/>
          <w:noProof/>
          <w:sz w:val="24"/>
        </w:rPr>
      </w:pPr>
      <w:del w:id="132" w:author="Stephen McGough" w:date="2008-07-08T13:08:00Z">
        <w:r w:rsidDel="003536AA">
          <w:rPr>
            <w:noProof/>
          </w:rPr>
          <w:delText>Appendix 3.9</w:delText>
        </w:r>
        <w:r w:rsidDel="003536AA">
          <w:rPr>
            <w:rFonts w:asciiTheme="minorHAnsi" w:eastAsiaTheme="minorEastAsia" w:hAnsiTheme="minorHAnsi" w:cstheme="minorBidi"/>
            <w:noProof/>
            <w:sz w:val="24"/>
          </w:rPr>
          <w:tab/>
        </w:r>
        <w:r w:rsidDel="003536AA">
          <w:rPr>
            <w:noProof/>
          </w:rPr>
          <w:delText>NorduGrid / KnowARC</w:delText>
        </w:r>
        <w:r w:rsidDel="003536AA">
          <w:rPr>
            <w:noProof/>
          </w:rPr>
          <w:tab/>
          <w:delText>31</w:delText>
        </w:r>
      </w:del>
    </w:p>
    <w:p w:rsidR="0054275C" w:rsidDel="003536AA" w:rsidRDefault="0054275C">
      <w:pPr>
        <w:pStyle w:val="TOC1"/>
        <w:tabs>
          <w:tab w:val="left" w:pos="1519"/>
          <w:tab w:val="right" w:leader="dot" w:pos="8630"/>
        </w:tabs>
        <w:rPr>
          <w:del w:id="133" w:author="Stephen McGough" w:date="2008-07-08T13:08:00Z"/>
          <w:rFonts w:asciiTheme="minorHAnsi" w:eastAsiaTheme="minorEastAsia" w:hAnsiTheme="minorHAnsi" w:cstheme="minorBidi"/>
          <w:noProof/>
          <w:sz w:val="24"/>
        </w:rPr>
      </w:pPr>
      <w:del w:id="134" w:author="Stephen McGough" w:date="2008-07-08T13:08:00Z">
        <w:r w:rsidDel="003536AA">
          <w:rPr>
            <w:noProof/>
          </w:rPr>
          <w:delText>Appendix 3.10</w:delText>
        </w:r>
        <w:r w:rsidDel="003536AA">
          <w:rPr>
            <w:rFonts w:asciiTheme="minorHAnsi" w:eastAsiaTheme="minorEastAsia" w:hAnsiTheme="minorHAnsi" w:cstheme="minorBidi"/>
            <w:noProof/>
            <w:sz w:val="24"/>
          </w:rPr>
          <w:tab/>
        </w:r>
        <w:r w:rsidDel="003536AA">
          <w:rPr>
            <w:noProof/>
          </w:rPr>
          <w:delText>GIRA</w:delText>
        </w:r>
        <w:r w:rsidDel="003536AA">
          <w:rPr>
            <w:noProof/>
          </w:rPr>
          <w:tab/>
          <w:delText>35</w:delText>
        </w:r>
      </w:del>
    </w:p>
    <w:p w:rsidR="00BA052C" w:rsidRPr="00F8175E" w:rsidRDefault="0032616F">
      <w:pPr>
        <w:rPr>
          <w:sz w:val="20"/>
        </w:rPr>
        <w:sectPr w:rsidR="00BA052C" w:rsidRPr="00F8175E">
          <w:headerReference w:type="default" r:id="rId8"/>
          <w:footerReference w:type="default" r:id="rId9"/>
          <w:headerReference w:type="first" r:id="rId10"/>
          <w:pgSz w:w="12240" w:h="15840"/>
          <w:pgMar w:top="1440" w:right="1800" w:bottom="1440" w:left="1800" w:gutter="0"/>
          <w:noEndnote/>
          <w:titlePg/>
        </w:sectPr>
      </w:pPr>
      <w:r>
        <w:rPr>
          <w:rFonts w:eastAsia="Arial"/>
          <w:sz w:val="20"/>
          <w:szCs w:val="20"/>
        </w:rPr>
        <w:fldChar w:fldCharType="end"/>
      </w:r>
    </w:p>
    <w:p w:rsidR="00BA052C" w:rsidRPr="00391710" w:rsidRDefault="00BA052C" w:rsidP="00391710">
      <w:pPr>
        <w:pStyle w:val="Heading1"/>
        <w:numPr>
          <w:numberingChange w:id="141" w:author="Stephen McGough" w:date="2008-06-27T10:38:00Z" w:original="%1:1:0:."/>
        </w:numPr>
      </w:pPr>
      <w:bookmarkStart w:id="142" w:name="_Toc77141862"/>
      <w:r w:rsidRPr="00391710">
        <w:t>Introduction</w:t>
      </w:r>
      <w:bookmarkEnd w:id="142"/>
    </w:p>
    <w:p w:rsidR="00AD3DEE" w:rsidRDefault="00CF2E06" w:rsidP="00CD7835">
      <w:pPr>
        <w:jc w:val="both"/>
        <w:rPr>
          <w:sz w:val="20"/>
          <w:lang w:eastAsia="ja-JP"/>
        </w:rPr>
      </w:pPr>
      <w:r w:rsidRPr="00F8175E">
        <w:rPr>
          <w:sz w:val="20"/>
        </w:rPr>
        <w:t xml:space="preserve">This document </w:t>
      </w:r>
      <w:r w:rsidR="00153330">
        <w:rPr>
          <w:rFonts w:hint="eastAsia"/>
          <w:sz w:val="20"/>
          <w:lang w:eastAsia="ja-JP"/>
        </w:rPr>
        <w:t>summarizes implementation and interoperability experiences with the JSDL specification. First, the results of a</w:t>
      </w:r>
      <w:r w:rsidR="009753C7">
        <w:rPr>
          <w:rFonts w:hint="eastAsia"/>
          <w:sz w:val="20"/>
          <w:lang w:eastAsia="ja-JP"/>
        </w:rPr>
        <w:t xml:space="preserve"> survey </w:t>
      </w:r>
      <w:r w:rsidR="00153330">
        <w:rPr>
          <w:rFonts w:hint="eastAsia"/>
          <w:sz w:val="20"/>
          <w:lang w:eastAsia="ja-JP"/>
        </w:rPr>
        <w:t>carried out</w:t>
      </w:r>
      <w:r w:rsidR="009753C7">
        <w:rPr>
          <w:rFonts w:hint="eastAsia"/>
          <w:sz w:val="20"/>
          <w:lang w:eastAsia="ja-JP"/>
        </w:rPr>
        <w:t xml:space="preserve"> by the JSDL-WG</w:t>
      </w:r>
      <w:r w:rsidR="00153330">
        <w:rPr>
          <w:rFonts w:hint="eastAsia"/>
          <w:sz w:val="20"/>
          <w:lang w:eastAsia="ja-JP"/>
        </w:rPr>
        <w:t xml:space="preserve"> are presented.</w:t>
      </w:r>
      <w:r w:rsidR="00CE4C5C">
        <w:rPr>
          <w:rFonts w:hint="eastAsia"/>
          <w:sz w:val="20"/>
          <w:lang w:eastAsia="ja-JP"/>
        </w:rPr>
        <w:t xml:space="preserve"> </w:t>
      </w:r>
      <w:r w:rsidR="000F0DC9">
        <w:rPr>
          <w:rFonts w:hint="eastAsia"/>
          <w:sz w:val="20"/>
          <w:lang w:eastAsia="ja-JP"/>
        </w:rPr>
        <w:t>The survey collect</w:t>
      </w:r>
      <w:r w:rsidR="00D126FE">
        <w:rPr>
          <w:rFonts w:hint="eastAsia"/>
          <w:sz w:val="20"/>
          <w:lang w:eastAsia="ja-JP"/>
        </w:rPr>
        <w:t>ed</w:t>
      </w:r>
      <w:r w:rsidR="00CD4015">
        <w:rPr>
          <w:sz w:val="20"/>
          <w:lang w:val="en-GB" w:eastAsia="ja-JP"/>
        </w:rPr>
        <w:t xml:space="preserve"> the</w:t>
      </w:r>
      <w:r w:rsidR="000F0DC9">
        <w:rPr>
          <w:rFonts w:hint="eastAsia"/>
          <w:sz w:val="20"/>
          <w:lang w:eastAsia="ja-JP"/>
        </w:rPr>
        <w:t xml:space="preserve"> implementation experiences</w:t>
      </w:r>
      <w:r w:rsidR="003C494A">
        <w:rPr>
          <w:rFonts w:hint="eastAsia"/>
          <w:sz w:val="20"/>
          <w:lang w:eastAsia="ja-JP"/>
        </w:rPr>
        <w:t xml:space="preserve"> </w:t>
      </w:r>
      <w:r w:rsidR="00153330">
        <w:rPr>
          <w:rFonts w:hint="eastAsia"/>
          <w:sz w:val="20"/>
          <w:lang w:eastAsia="ja-JP"/>
        </w:rPr>
        <w:t xml:space="preserve">from </w:t>
      </w:r>
      <w:ins w:id="143" w:author="Stephen McGough" w:date="2008-07-08T13:10:00Z">
        <w:r w:rsidR="003536AA">
          <w:rPr>
            <w:sz w:val="20"/>
            <w:lang w:val="en-GB" w:eastAsia="ja-JP"/>
          </w:rPr>
          <w:t>eleven</w:t>
        </w:r>
      </w:ins>
      <w:del w:id="144" w:author="Stephen McGough" w:date="2008-07-08T13:10:00Z">
        <w:r w:rsidR="00153330" w:rsidDel="003536AA">
          <w:rPr>
            <w:rFonts w:hint="eastAsia"/>
            <w:sz w:val="20"/>
            <w:lang w:eastAsia="ja-JP"/>
          </w:rPr>
          <w:delText>nine</w:delText>
        </w:r>
      </w:del>
      <w:r w:rsidR="00153330">
        <w:rPr>
          <w:rFonts w:hint="eastAsia"/>
          <w:sz w:val="20"/>
          <w:lang w:eastAsia="ja-JP"/>
        </w:rPr>
        <w:t xml:space="preserve"> projects </w:t>
      </w:r>
      <w:r w:rsidR="00D126FE">
        <w:rPr>
          <w:rFonts w:hint="eastAsia"/>
          <w:sz w:val="20"/>
          <w:lang w:eastAsia="ja-JP"/>
        </w:rPr>
        <w:t>and was used to</w:t>
      </w:r>
      <w:r w:rsidR="003C494A">
        <w:rPr>
          <w:rFonts w:hint="eastAsia"/>
          <w:sz w:val="20"/>
          <w:lang w:eastAsia="ja-JP"/>
        </w:rPr>
        <w:t xml:space="preserve"> </w:t>
      </w:r>
      <w:r w:rsidR="00D126FE">
        <w:rPr>
          <w:rFonts w:hint="eastAsia"/>
          <w:sz w:val="20"/>
          <w:lang w:eastAsia="ja-JP"/>
        </w:rPr>
        <w:t>identify</w:t>
      </w:r>
      <w:r w:rsidR="00153330">
        <w:rPr>
          <w:rFonts w:hint="eastAsia"/>
          <w:sz w:val="20"/>
          <w:lang w:eastAsia="ja-JP"/>
        </w:rPr>
        <w:t xml:space="preserve"> issues with the specification, common usage, </w:t>
      </w:r>
      <w:r w:rsidR="00D126FE">
        <w:rPr>
          <w:rFonts w:hint="eastAsia"/>
          <w:sz w:val="20"/>
          <w:lang w:eastAsia="ja-JP"/>
        </w:rPr>
        <w:t>as well as</w:t>
      </w:r>
      <w:r w:rsidR="000F0DC9">
        <w:rPr>
          <w:rFonts w:hint="eastAsia"/>
          <w:sz w:val="20"/>
          <w:lang w:eastAsia="ja-JP"/>
        </w:rPr>
        <w:t xml:space="preserve"> areas where extension</w:t>
      </w:r>
      <w:r w:rsidR="00D126FE">
        <w:rPr>
          <w:rFonts w:hint="eastAsia"/>
          <w:sz w:val="20"/>
          <w:lang w:eastAsia="ja-JP"/>
        </w:rPr>
        <w:t>s</w:t>
      </w:r>
      <w:r w:rsidR="000F0DC9">
        <w:rPr>
          <w:rFonts w:hint="eastAsia"/>
          <w:sz w:val="20"/>
          <w:lang w:eastAsia="ja-JP"/>
        </w:rPr>
        <w:t xml:space="preserve"> to the specification </w:t>
      </w:r>
      <w:r w:rsidR="00D126FE">
        <w:rPr>
          <w:rFonts w:hint="eastAsia"/>
          <w:sz w:val="20"/>
          <w:lang w:eastAsia="ja-JP"/>
        </w:rPr>
        <w:t>sh</w:t>
      </w:r>
      <w:r w:rsidR="000F0DC9">
        <w:rPr>
          <w:rFonts w:hint="eastAsia"/>
          <w:sz w:val="20"/>
          <w:lang w:eastAsia="ja-JP"/>
        </w:rPr>
        <w:t>ould be carried out</w:t>
      </w:r>
      <w:r w:rsidR="00153330">
        <w:rPr>
          <w:rFonts w:hint="eastAsia"/>
          <w:sz w:val="20"/>
          <w:lang w:eastAsia="ja-JP"/>
        </w:rPr>
        <w:t xml:space="preserve"> in the future</w:t>
      </w:r>
      <w:r w:rsidR="000F0DC9">
        <w:rPr>
          <w:rFonts w:hint="eastAsia"/>
          <w:sz w:val="20"/>
          <w:lang w:eastAsia="ja-JP"/>
        </w:rPr>
        <w:t xml:space="preserve">. </w:t>
      </w:r>
      <w:r w:rsidR="00153330">
        <w:rPr>
          <w:rFonts w:hint="eastAsia"/>
          <w:sz w:val="20"/>
          <w:lang w:eastAsia="ja-JP"/>
        </w:rPr>
        <w:t>The</w:t>
      </w:r>
      <w:r w:rsidR="000F0DC9">
        <w:rPr>
          <w:rFonts w:hint="eastAsia"/>
          <w:sz w:val="20"/>
          <w:lang w:eastAsia="ja-JP"/>
        </w:rPr>
        <w:t xml:space="preserve"> responses are summarized in</w:t>
      </w:r>
      <w:r w:rsidR="003C494A">
        <w:rPr>
          <w:rFonts w:hint="eastAsia"/>
          <w:sz w:val="20"/>
          <w:lang w:eastAsia="ja-JP"/>
        </w:rPr>
        <w:t xml:space="preserve"> </w:t>
      </w:r>
      <w:r w:rsidR="00C67141">
        <w:rPr>
          <w:rFonts w:hint="eastAsia"/>
          <w:sz w:val="20"/>
          <w:lang w:eastAsia="ja-JP"/>
        </w:rPr>
        <w:t xml:space="preserve">Section </w:t>
      </w:r>
      <w:r w:rsidR="0032616F">
        <w:rPr>
          <w:sz w:val="20"/>
          <w:lang w:eastAsia="ja-JP"/>
        </w:rPr>
        <w:fldChar w:fldCharType="begin"/>
      </w:r>
      <w:r w:rsidR="00C67141">
        <w:rPr>
          <w:sz w:val="20"/>
          <w:lang w:eastAsia="ja-JP"/>
        </w:rPr>
        <w:instrText xml:space="preserve"> </w:instrText>
      </w:r>
      <w:r w:rsidR="00C67141">
        <w:rPr>
          <w:rFonts w:hint="eastAsia"/>
          <w:sz w:val="20"/>
          <w:lang w:eastAsia="ja-JP"/>
        </w:rPr>
        <w:instrText>REF _Ref202283323 \w \h</w:instrText>
      </w:r>
      <w:r w:rsidR="00C67141">
        <w:rPr>
          <w:sz w:val="20"/>
          <w:lang w:eastAsia="ja-JP"/>
        </w:rPr>
        <w:instrText xml:space="preserve"> </w:instrText>
      </w:r>
      <w:r w:rsidR="006C76D5" w:rsidRPr="0032616F">
        <w:rPr>
          <w:sz w:val="20"/>
          <w:lang w:eastAsia="ja-JP"/>
        </w:rPr>
      </w:r>
      <w:r w:rsidR="0032616F">
        <w:rPr>
          <w:sz w:val="20"/>
          <w:lang w:eastAsia="ja-JP"/>
        </w:rPr>
        <w:fldChar w:fldCharType="separate"/>
      </w:r>
      <w:r w:rsidR="0034231A">
        <w:rPr>
          <w:sz w:val="20"/>
          <w:lang w:eastAsia="ja-JP"/>
        </w:rPr>
        <w:t>2</w:t>
      </w:r>
      <w:r w:rsidR="0032616F">
        <w:rPr>
          <w:sz w:val="20"/>
          <w:lang w:eastAsia="ja-JP"/>
        </w:rPr>
        <w:fldChar w:fldCharType="end"/>
      </w:r>
      <w:r w:rsidR="000F0DC9">
        <w:rPr>
          <w:rFonts w:hint="eastAsia"/>
          <w:sz w:val="20"/>
          <w:lang w:eastAsia="ja-JP"/>
        </w:rPr>
        <w:t xml:space="preserve">. </w:t>
      </w:r>
      <w:r w:rsidR="00AD3DEE">
        <w:rPr>
          <w:rFonts w:hint="eastAsia"/>
          <w:sz w:val="20"/>
          <w:lang w:eastAsia="ja-JP"/>
        </w:rPr>
        <w:t>In addition t</w:t>
      </w:r>
      <w:r w:rsidR="000F0DC9">
        <w:rPr>
          <w:sz w:val="20"/>
          <w:lang w:eastAsia="ja-JP"/>
        </w:rPr>
        <w:t>h</w:t>
      </w:r>
      <w:r w:rsidR="000F0DC9">
        <w:rPr>
          <w:rFonts w:hint="eastAsia"/>
          <w:sz w:val="20"/>
          <w:lang w:eastAsia="ja-JP"/>
        </w:rPr>
        <w:t xml:space="preserve">e full text of each </w:t>
      </w:r>
      <w:r w:rsidR="00153330">
        <w:rPr>
          <w:rFonts w:hint="eastAsia"/>
          <w:sz w:val="20"/>
          <w:lang w:eastAsia="ja-JP"/>
        </w:rPr>
        <w:t xml:space="preserve">survey </w:t>
      </w:r>
      <w:r w:rsidR="000F0DC9">
        <w:rPr>
          <w:rFonts w:hint="eastAsia"/>
          <w:sz w:val="20"/>
          <w:lang w:eastAsia="ja-JP"/>
        </w:rPr>
        <w:t>respon</w:t>
      </w:r>
      <w:r w:rsidR="00153330">
        <w:rPr>
          <w:rFonts w:hint="eastAsia"/>
          <w:sz w:val="20"/>
          <w:lang w:eastAsia="ja-JP"/>
        </w:rPr>
        <w:t xml:space="preserve">se is included in </w:t>
      </w:r>
      <w:r w:rsidR="0032616F">
        <w:rPr>
          <w:sz w:val="20"/>
          <w:lang w:eastAsia="ja-JP"/>
        </w:rPr>
        <w:fldChar w:fldCharType="begin"/>
      </w:r>
      <w:r w:rsidR="00153330">
        <w:rPr>
          <w:rFonts w:hint="eastAsia"/>
          <w:sz w:val="20"/>
          <w:lang w:eastAsia="ja-JP"/>
        </w:rPr>
        <w:instrText>REF _Ref201567215 \w \h</w:instrText>
      </w:r>
      <w:r w:rsidR="006C76D5" w:rsidRPr="0032616F">
        <w:rPr>
          <w:sz w:val="20"/>
          <w:lang w:eastAsia="ja-JP"/>
        </w:rPr>
      </w:r>
      <w:r w:rsidR="0032616F">
        <w:rPr>
          <w:sz w:val="20"/>
          <w:lang w:eastAsia="ja-JP"/>
        </w:rPr>
        <w:fldChar w:fldCharType="separate"/>
      </w:r>
      <w:r w:rsidR="0034231A">
        <w:rPr>
          <w:sz w:val="20"/>
          <w:lang w:eastAsia="ja-JP"/>
        </w:rPr>
        <w:t>Appendix 3</w:t>
      </w:r>
      <w:r w:rsidR="0032616F">
        <w:rPr>
          <w:sz w:val="20"/>
          <w:lang w:eastAsia="ja-JP"/>
        </w:rPr>
        <w:fldChar w:fldCharType="end"/>
      </w:r>
      <w:r w:rsidR="00153330">
        <w:rPr>
          <w:rFonts w:hint="eastAsia"/>
          <w:sz w:val="20"/>
          <w:lang w:eastAsia="ja-JP"/>
        </w:rPr>
        <w:t>.</w:t>
      </w:r>
    </w:p>
    <w:p w:rsidR="00AD3DEE" w:rsidRDefault="00AD3DEE" w:rsidP="00BA052C">
      <w:pPr>
        <w:rPr>
          <w:sz w:val="20"/>
          <w:lang w:eastAsia="ja-JP"/>
        </w:rPr>
      </w:pPr>
    </w:p>
    <w:p w:rsidR="009753C7" w:rsidRDefault="00153330" w:rsidP="00CD7835">
      <w:pPr>
        <w:jc w:val="both"/>
        <w:rPr>
          <w:sz w:val="20"/>
          <w:lang w:eastAsia="ja-JP"/>
        </w:rPr>
      </w:pPr>
      <w:r>
        <w:rPr>
          <w:rFonts w:hint="eastAsia"/>
          <w:sz w:val="20"/>
          <w:lang w:eastAsia="ja-JP"/>
        </w:rPr>
        <w:t>Second</w:t>
      </w:r>
      <w:r w:rsidR="00AD3DEE">
        <w:rPr>
          <w:rFonts w:hint="eastAsia"/>
          <w:sz w:val="20"/>
          <w:lang w:eastAsia="ja-JP"/>
        </w:rPr>
        <w:t xml:space="preserve">, </w:t>
      </w:r>
      <w:r w:rsidR="000F0DC9">
        <w:rPr>
          <w:rFonts w:hint="eastAsia"/>
          <w:sz w:val="20"/>
          <w:lang w:eastAsia="ja-JP"/>
        </w:rPr>
        <w:t>this document provides a list of known implementations at the time of writing and</w:t>
      </w:r>
      <w:r w:rsidR="00CD7835">
        <w:rPr>
          <w:sz w:val="20"/>
          <w:lang w:val="en-GB" w:eastAsia="ja-JP"/>
        </w:rPr>
        <w:t xml:space="preserve"> </w:t>
      </w:r>
      <w:r>
        <w:rPr>
          <w:rFonts w:hint="eastAsia"/>
          <w:sz w:val="20"/>
          <w:lang w:eastAsia="ja-JP"/>
        </w:rPr>
        <w:t>a summary of</w:t>
      </w:r>
      <w:r w:rsidR="00CE4C5C">
        <w:rPr>
          <w:rFonts w:hint="eastAsia"/>
          <w:sz w:val="20"/>
          <w:lang w:eastAsia="ja-JP"/>
        </w:rPr>
        <w:t xml:space="preserve"> </w:t>
      </w:r>
      <w:r w:rsidR="009753C7">
        <w:rPr>
          <w:rFonts w:hint="eastAsia"/>
          <w:sz w:val="20"/>
          <w:lang w:eastAsia="ja-JP"/>
        </w:rPr>
        <w:t xml:space="preserve">interoperability efforts that </w:t>
      </w:r>
      <w:r>
        <w:rPr>
          <w:rFonts w:hint="eastAsia"/>
          <w:sz w:val="20"/>
          <w:lang w:eastAsia="ja-JP"/>
        </w:rPr>
        <w:t xml:space="preserve">covered parts of </w:t>
      </w:r>
      <w:r w:rsidR="000F0DC9">
        <w:rPr>
          <w:rFonts w:hint="eastAsia"/>
          <w:sz w:val="20"/>
          <w:lang w:eastAsia="ja-JP"/>
        </w:rPr>
        <w:t xml:space="preserve">the JSDL specification, in particular </w:t>
      </w:r>
      <w:r>
        <w:rPr>
          <w:rFonts w:hint="eastAsia"/>
          <w:sz w:val="20"/>
          <w:lang w:eastAsia="ja-JP"/>
        </w:rPr>
        <w:t>the usage of JSDL 1.0</w:t>
      </w:r>
      <w:r w:rsidR="0032616F">
        <w:rPr>
          <w:sz w:val="20"/>
          <w:lang w:eastAsia="ja-JP"/>
        </w:rPr>
        <w:fldChar w:fldCharType="begin"/>
      </w:r>
      <w:r w:rsidR="00AB7FFC">
        <w:rPr>
          <w:sz w:val="20"/>
          <w:lang w:eastAsia="ja-JP"/>
        </w:rPr>
        <w:instrText xml:space="preserve"> </w:instrText>
      </w:r>
      <w:r w:rsidR="00AB7FFC">
        <w:rPr>
          <w:rFonts w:hint="eastAsia"/>
          <w:sz w:val="20"/>
          <w:lang w:eastAsia="ja-JP"/>
        </w:rPr>
        <w:instrText>REF GFD56 \h</w:instrText>
      </w:r>
      <w:r w:rsidR="00AB7FFC">
        <w:rPr>
          <w:sz w:val="20"/>
          <w:lang w:eastAsia="ja-JP"/>
        </w:rPr>
        <w:instrText xml:space="preserve"> </w:instrText>
      </w:r>
      <w:r w:rsidR="006C76D5" w:rsidRPr="0032616F">
        <w:rPr>
          <w:sz w:val="20"/>
          <w:lang w:eastAsia="ja-JP"/>
        </w:rPr>
      </w:r>
      <w:r w:rsidR="0032616F">
        <w:rPr>
          <w:sz w:val="20"/>
          <w:lang w:eastAsia="ja-JP"/>
        </w:rPr>
        <w:fldChar w:fldCharType="separate"/>
      </w:r>
      <w:ins w:id="145" w:author="Stephen McGough" w:date="2008-06-27T10:39:00Z">
        <w:r w:rsidR="0034231A" w:rsidRPr="00D21FE3">
          <w:rPr>
            <w:sz w:val="20"/>
            <w:szCs w:val="20"/>
          </w:rPr>
          <w:t>[</w:t>
        </w:r>
        <w:r w:rsidR="0034231A">
          <w:rPr>
            <w:rFonts w:hint="eastAsia"/>
            <w:sz w:val="20"/>
            <w:szCs w:val="20"/>
            <w:lang w:eastAsia="ja-JP"/>
          </w:rPr>
          <w:t>GFD.56</w:t>
        </w:r>
        <w:r w:rsidR="0034231A" w:rsidRPr="00D21FE3">
          <w:rPr>
            <w:sz w:val="20"/>
            <w:szCs w:val="20"/>
          </w:rPr>
          <w:t>]</w:t>
        </w:r>
      </w:ins>
      <w:del w:id="146" w:author="Stephen McGough" w:date="2008-06-27T10:39:00Z">
        <w:r w:rsidR="00383AE7" w:rsidRPr="00D21FE3" w:rsidDel="0034231A">
          <w:rPr>
            <w:sz w:val="20"/>
            <w:szCs w:val="20"/>
          </w:rPr>
          <w:delText>[</w:delText>
        </w:r>
        <w:r w:rsidR="00383AE7" w:rsidDel="0034231A">
          <w:rPr>
            <w:rFonts w:hint="eastAsia"/>
            <w:sz w:val="20"/>
            <w:szCs w:val="20"/>
            <w:lang w:eastAsia="ja-JP"/>
          </w:rPr>
          <w:delText>GFD.56</w:delText>
        </w:r>
        <w:r w:rsidR="00383AE7" w:rsidRPr="00D21FE3" w:rsidDel="0034231A">
          <w:rPr>
            <w:sz w:val="20"/>
            <w:szCs w:val="20"/>
          </w:rPr>
          <w:delText>]</w:delText>
        </w:r>
      </w:del>
      <w:r w:rsidR="0032616F">
        <w:rPr>
          <w:sz w:val="20"/>
          <w:lang w:eastAsia="ja-JP"/>
        </w:rPr>
        <w:fldChar w:fldCharType="end"/>
      </w:r>
      <w:r>
        <w:rPr>
          <w:rFonts w:hint="eastAsia"/>
          <w:sz w:val="20"/>
          <w:lang w:eastAsia="ja-JP"/>
        </w:rPr>
        <w:t xml:space="preserve"> </w:t>
      </w:r>
      <w:r w:rsidR="000F0DC9">
        <w:rPr>
          <w:rFonts w:hint="eastAsia"/>
          <w:sz w:val="20"/>
          <w:lang w:eastAsia="ja-JP"/>
        </w:rPr>
        <w:t>as profiled by the HPC Basic Profile.</w:t>
      </w:r>
    </w:p>
    <w:p w:rsidR="000F0DC9" w:rsidRPr="00AD3DEE" w:rsidRDefault="000F0DC9" w:rsidP="00BA052C">
      <w:pPr>
        <w:rPr>
          <w:sz w:val="20"/>
          <w:lang w:eastAsia="ja-JP"/>
        </w:rPr>
      </w:pPr>
    </w:p>
    <w:p w:rsidR="00391710" w:rsidRPr="003C494A" w:rsidRDefault="00153330" w:rsidP="00CD7835">
      <w:pPr>
        <w:jc w:val="both"/>
        <w:rPr>
          <w:sz w:val="20"/>
          <w:lang w:eastAsia="ja-JP"/>
        </w:rPr>
      </w:pPr>
      <w:r>
        <w:rPr>
          <w:rFonts w:hint="eastAsia"/>
          <w:sz w:val="20"/>
          <w:lang w:eastAsia="ja-JP"/>
        </w:rPr>
        <w:t>Finally, a</w:t>
      </w:r>
      <w:r w:rsidR="000F0DC9">
        <w:rPr>
          <w:rFonts w:hint="eastAsia"/>
          <w:sz w:val="20"/>
          <w:lang w:eastAsia="ja-JP"/>
        </w:rPr>
        <w:t xml:space="preserve"> number of issues were identified</w:t>
      </w:r>
      <w:r w:rsidR="00AD3DEE">
        <w:rPr>
          <w:rFonts w:hint="eastAsia"/>
          <w:sz w:val="20"/>
          <w:lang w:eastAsia="ja-JP"/>
        </w:rPr>
        <w:t xml:space="preserve"> since </w:t>
      </w:r>
      <w:r w:rsidR="00E14FEA">
        <w:rPr>
          <w:rFonts w:hint="eastAsia"/>
          <w:sz w:val="20"/>
          <w:lang w:eastAsia="ja-JP"/>
        </w:rPr>
        <w:t xml:space="preserve">the </w:t>
      </w:r>
      <w:r w:rsidR="00AD3DEE">
        <w:rPr>
          <w:rFonts w:hint="eastAsia"/>
          <w:sz w:val="20"/>
          <w:lang w:eastAsia="ja-JP"/>
        </w:rPr>
        <w:t xml:space="preserve">publication </w:t>
      </w:r>
      <w:r w:rsidR="00D126FE">
        <w:rPr>
          <w:rFonts w:hint="eastAsia"/>
          <w:sz w:val="20"/>
          <w:lang w:eastAsia="ja-JP"/>
        </w:rPr>
        <w:t xml:space="preserve">of </w:t>
      </w:r>
      <w:r w:rsidR="00E14FEA">
        <w:rPr>
          <w:rFonts w:hint="eastAsia"/>
          <w:sz w:val="20"/>
          <w:lang w:eastAsia="ja-JP"/>
        </w:rPr>
        <w:t>JSDL 1.0</w:t>
      </w:r>
      <w:r w:rsidR="003C494A">
        <w:rPr>
          <w:rFonts w:hint="eastAsia"/>
          <w:sz w:val="20"/>
          <w:lang w:eastAsia="ja-JP"/>
        </w:rPr>
        <w:t xml:space="preserve"> </w:t>
      </w:r>
      <w:r w:rsidR="00D73AEC" w:rsidRPr="00D73AEC">
        <w:rPr>
          <w:sz w:val="20"/>
          <w:lang w:val="en-GB" w:eastAsia="ja-JP"/>
        </w:rPr>
        <w:t>through the experiences of the various implementers</w:t>
      </w:r>
      <w:r w:rsidR="00E14FEA">
        <w:rPr>
          <w:rFonts w:hint="eastAsia"/>
          <w:sz w:val="20"/>
          <w:lang w:eastAsia="ja-JP"/>
        </w:rPr>
        <w:t>. These issues were recorded on the group</w:t>
      </w:r>
      <w:r w:rsidR="00E14FEA">
        <w:rPr>
          <w:sz w:val="20"/>
          <w:lang w:eastAsia="ja-JP"/>
        </w:rPr>
        <w:t>’</w:t>
      </w:r>
      <w:r w:rsidR="00E14FEA">
        <w:rPr>
          <w:rFonts w:hint="eastAsia"/>
          <w:sz w:val="20"/>
          <w:lang w:eastAsia="ja-JP"/>
        </w:rPr>
        <w:t>s Gridforge tracker</w:t>
      </w:r>
      <w:r w:rsidR="00CE4C5C">
        <w:rPr>
          <w:rFonts w:hint="eastAsia"/>
          <w:sz w:val="20"/>
          <w:lang w:eastAsia="ja-JP"/>
        </w:rPr>
        <w:t xml:space="preserve"> </w:t>
      </w:r>
      <w:r w:rsidR="00AD3DEE">
        <w:rPr>
          <w:rFonts w:hint="eastAsia"/>
          <w:sz w:val="20"/>
          <w:lang w:eastAsia="ja-JP"/>
        </w:rPr>
        <w:t xml:space="preserve">and a revision to the specification was carried out. The </w:t>
      </w:r>
      <w:r w:rsidR="00E14FEA">
        <w:rPr>
          <w:rFonts w:hint="eastAsia"/>
          <w:sz w:val="20"/>
          <w:lang w:eastAsia="ja-JP"/>
        </w:rPr>
        <w:t xml:space="preserve">proposed </w:t>
      </w:r>
      <w:r w:rsidR="00AD3DEE">
        <w:rPr>
          <w:rFonts w:hint="eastAsia"/>
          <w:sz w:val="20"/>
          <w:lang w:eastAsia="ja-JP"/>
        </w:rPr>
        <w:t xml:space="preserve">changes </w:t>
      </w:r>
      <w:r w:rsidR="00E14FEA">
        <w:rPr>
          <w:rFonts w:hint="eastAsia"/>
          <w:sz w:val="20"/>
          <w:lang w:eastAsia="ja-JP"/>
        </w:rPr>
        <w:t xml:space="preserve">to JSDL 1.0 </w:t>
      </w:r>
      <w:r w:rsidR="00AD3DEE">
        <w:rPr>
          <w:rFonts w:hint="eastAsia"/>
          <w:sz w:val="20"/>
          <w:lang w:eastAsia="ja-JP"/>
        </w:rPr>
        <w:t xml:space="preserve">are listed in </w:t>
      </w:r>
      <w:r w:rsidR="0032616F">
        <w:rPr>
          <w:sz w:val="20"/>
          <w:lang w:eastAsia="ja-JP"/>
        </w:rPr>
        <w:fldChar w:fldCharType="begin"/>
      </w:r>
      <w:r w:rsidR="00E14FEA">
        <w:rPr>
          <w:rFonts w:hint="eastAsia"/>
          <w:sz w:val="20"/>
          <w:lang w:eastAsia="ja-JP"/>
        </w:rPr>
        <w:instrText>REF _Ref185328656 \w \h</w:instrText>
      </w:r>
      <w:r w:rsidR="006C76D5" w:rsidRPr="0032616F">
        <w:rPr>
          <w:sz w:val="20"/>
          <w:lang w:eastAsia="ja-JP"/>
        </w:rPr>
      </w:r>
      <w:r w:rsidR="0032616F">
        <w:rPr>
          <w:sz w:val="20"/>
          <w:lang w:eastAsia="ja-JP"/>
        </w:rPr>
        <w:fldChar w:fldCharType="separate"/>
      </w:r>
      <w:r w:rsidR="0034231A">
        <w:rPr>
          <w:sz w:val="20"/>
          <w:lang w:eastAsia="ja-JP"/>
        </w:rPr>
        <w:t>Appendix 1</w:t>
      </w:r>
      <w:r w:rsidR="0032616F">
        <w:rPr>
          <w:sz w:val="20"/>
          <w:lang w:eastAsia="ja-JP"/>
        </w:rPr>
        <w:fldChar w:fldCharType="end"/>
      </w:r>
      <w:r w:rsidR="00E14FEA">
        <w:rPr>
          <w:rFonts w:hint="eastAsia"/>
          <w:sz w:val="20"/>
          <w:lang w:eastAsia="ja-JP"/>
        </w:rPr>
        <w:t>.</w:t>
      </w:r>
      <w:bookmarkStart w:id="147" w:name="_Ref201567167"/>
      <w:r w:rsidR="00CD4015">
        <w:rPr>
          <w:sz w:val="20"/>
          <w:lang w:val="en-GB" w:eastAsia="ja-JP"/>
        </w:rPr>
        <w:t xml:space="preserve"> </w:t>
      </w:r>
      <w:r w:rsidR="00AB7FFC">
        <w:rPr>
          <w:rFonts w:hint="eastAsia"/>
          <w:sz w:val="20"/>
          <w:lang w:val="en-GB" w:eastAsia="ja-JP"/>
        </w:rPr>
        <w:t>I</w:t>
      </w:r>
      <w:r w:rsidR="003C494A">
        <w:rPr>
          <w:rFonts w:hint="eastAsia"/>
          <w:sz w:val="20"/>
          <w:lang w:val="en-GB" w:eastAsia="ja-JP"/>
        </w:rPr>
        <w:t xml:space="preserve">t is expected that the revised version will </w:t>
      </w:r>
      <w:r w:rsidR="00CD4015">
        <w:rPr>
          <w:sz w:val="20"/>
          <w:lang w:val="en-GB" w:eastAsia="ja-JP"/>
        </w:rPr>
        <w:t xml:space="preserve">be subsequently published as the JSDL 1.0 </w:t>
      </w:r>
      <w:r w:rsidR="003C494A">
        <w:rPr>
          <w:rFonts w:hint="eastAsia"/>
          <w:sz w:val="20"/>
          <w:lang w:val="en-GB" w:eastAsia="ja-JP"/>
        </w:rPr>
        <w:t>Recommendation</w:t>
      </w:r>
      <w:r w:rsidR="00CD4015">
        <w:rPr>
          <w:sz w:val="20"/>
          <w:lang w:val="en-GB" w:eastAsia="ja-JP"/>
        </w:rPr>
        <w:t>.</w:t>
      </w:r>
    </w:p>
    <w:p w:rsidR="00391710" w:rsidRDefault="00391710" w:rsidP="00391710">
      <w:pPr>
        <w:rPr>
          <w:sz w:val="20"/>
          <w:lang w:eastAsia="ja-JP"/>
        </w:rPr>
      </w:pPr>
    </w:p>
    <w:p w:rsidR="00391710" w:rsidRPr="00391710" w:rsidRDefault="00391710" w:rsidP="00391710">
      <w:pPr>
        <w:pStyle w:val="Heading1"/>
        <w:numPr>
          <w:numberingChange w:id="148" w:author="Stephen McGough" w:date="2008-06-27T10:38:00Z" w:original="%1:2:0:."/>
        </w:numPr>
      </w:pPr>
      <w:bookmarkStart w:id="149" w:name="_Ref202283323"/>
      <w:bookmarkStart w:id="150" w:name="_Toc77141863"/>
      <w:r w:rsidRPr="00391710">
        <w:rPr>
          <w:rFonts w:hint="eastAsia"/>
        </w:rPr>
        <w:t>Survey Summary</w:t>
      </w:r>
      <w:bookmarkEnd w:id="149"/>
      <w:bookmarkEnd w:id="150"/>
    </w:p>
    <w:p w:rsidR="00BA052C" w:rsidRDefault="00932534" w:rsidP="00F60878">
      <w:pPr>
        <w:rPr>
          <w:sz w:val="20"/>
          <w:szCs w:val="20"/>
          <w:u w:val="single"/>
          <w:lang w:eastAsia="ja-JP"/>
        </w:rPr>
      </w:pPr>
      <w:r w:rsidRPr="00F60878">
        <w:rPr>
          <w:rFonts w:hint="eastAsia"/>
          <w:sz w:val="20"/>
          <w:szCs w:val="20"/>
          <w:u w:val="single"/>
        </w:rPr>
        <w:t>Summary o</w:t>
      </w:r>
      <w:r w:rsidR="00AD3DEE" w:rsidRPr="00F60878">
        <w:rPr>
          <w:rFonts w:hint="eastAsia"/>
          <w:sz w:val="20"/>
          <w:szCs w:val="20"/>
          <w:u w:val="single"/>
        </w:rPr>
        <w:t>f implemented JSDL elements</w:t>
      </w:r>
      <w:bookmarkEnd w:id="147"/>
    </w:p>
    <w:p w:rsidR="00D20804" w:rsidRPr="00F60878" w:rsidDel="00C07625" w:rsidRDefault="00D20804" w:rsidP="00F60878">
      <w:pPr>
        <w:rPr>
          <w:sz w:val="20"/>
          <w:szCs w:val="20"/>
          <w:u w:val="single"/>
          <w:lang w:eastAsia="ja-JP"/>
        </w:rPr>
      </w:pPr>
    </w:p>
    <w:p w:rsidR="00FB0947" w:rsidRDefault="0032616F" w:rsidP="00CD7835">
      <w:pPr>
        <w:pStyle w:val="nobreak"/>
        <w:jc w:val="both"/>
        <w:rPr>
          <w:sz w:val="20"/>
          <w:lang w:val="en-GB" w:eastAsia="ja-JP"/>
        </w:rPr>
      </w:pPr>
      <w:r>
        <w:rPr>
          <w:sz w:val="20"/>
          <w:lang w:eastAsia="ja-JP"/>
        </w:rPr>
        <w:fldChar w:fldCharType="begin"/>
      </w:r>
      <w:r w:rsidR="00C55955">
        <w:rPr>
          <w:rFonts w:hint="eastAsia"/>
          <w:sz w:val="20"/>
          <w:lang w:eastAsia="ja-JP"/>
        </w:rPr>
        <w:instrText>REF _Ref201573998 \h</w:instrText>
      </w:r>
      <w:r w:rsidR="006C76D5" w:rsidRPr="0032616F">
        <w:rPr>
          <w:sz w:val="20"/>
          <w:lang w:eastAsia="ja-JP"/>
        </w:rPr>
      </w:r>
      <w:r>
        <w:rPr>
          <w:sz w:val="20"/>
          <w:lang w:eastAsia="ja-JP"/>
        </w:rPr>
        <w:fldChar w:fldCharType="separate"/>
      </w:r>
      <w:ins w:id="151" w:author="Stephen McGough" w:date="2008-06-27T10:39:00Z">
        <w:r w:rsidR="0034231A" w:rsidRPr="00D126FE">
          <w:rPr>
            <w:sz w:val="20"/>
            <w:szCs w:val="20"/>
          </w:rPr>
          <w:t xml:space="preserve">Table </w:t>
        </w:r>
        <w:r w:rsidR="0034231A">
          <w:rPr>
            <w:noProof/>
            <w:sz w:val="20"/>
            <w:szCs w:val="20"/>
          </w:rPr>
          <w:t>1</w:t>
        </w:r>
      </w:ins>
      <w:del w:id="152" w:author="Stephen McGough" w:date="2008-06-27T10:39:00Z">
        <w:r w:rsidR="00383AE7" w:rsidRPr="00D126FE" w:rsidDel="0034231A">
          <w:rPr>
            <w:sz w:val="20"/>
            <w:szCs w:val="20"/>
          </w:rPr>
          <w:delText xml:space="preserve">Table </w:delText>
        </w:r>
        <w:r w:rsidR="00383AE7" w:rsidDel="0034231A">
          <w:rPr>
            <w:noProof/>
            <w:sz w:val="20"/>
            <w:szCs w:val="20"/>
          </w:rPr>
          <w:delText>1</w:delText>
        </w:r>
      </w:del>
      <w:r>
        <w:rPr>
          <w:sz w:val="20"/>
          <w:lang w:eastAsia="ja-JP"/>
        </w:rPr>
        <w:fldChar w:fldCharType="end"/>
      </w:r>
      <w:r w:rsidR="001C66A4">
        <w:rPr>
          <w:rFonts w:hint="eastAsia"/>
          <w:sz w:val="20"/>
          <w:lang w:eastAsia="ja-JP"/>
        </w:rPr>
        <w:t xml:space="preserve"> </w:t>
      </w:r>
      <w:r w:rsidR="00C55955">
        <w:rPr>
          <w:rFonts w:hint="eastAsia"/>
          <w:sz w:val="20"/>
          <w:lang w:eastAsia="ja-JP"/>
        </w:rPr>
        <w:t>summarizes</w:t>
      </w:r>
      <w:r w:rsidR="00A25838">
        <w:rPr>
          <w:rFonts w:hint="eastAsia"/>
          <w:sz w:val="20"/>
          <w:lang w:eastAsia="ja-JP"/>
        </w:rPr>
        <w:t xml:space="preserve"> of the </w:t>
      </w:r>
      <w:r w:rsidR="00D126FE">
        <w:rPr>
          <w:rFonts w:hint="eastAsia"/>
          <w:sz w:val="20"/>
          <w:lang w:eastAsia="ja-JP"/>
        </w:rPr>
        <w:t xml:space="preserve">results of the </w:t>
      </w:r>
      <w:r w:rsidR="00E14FEA">
        <w:rPr>
          <w:rFonts w:hint="eastAsia"/>
          <w:sz w:val="20"/>
          <w:lang w:eastAsia="ja-JP"/>
        </w:rPr>
        <w:t xml:space="preserve">implementation </w:t>
      </w:r>
      <w:r w:rsidR="00A25838">
        <w:rPr>
          <w:rFonts w:hint="eastAsia"/>
          <w:sz w:val="20"/>
          <w:lang w:eastAsia="ja-JP"/>
        </w:rPr>
        <w:t>survey</w:t>
      </w:r>
      <w:r w:rsidR="00D126FE">
        <w:rPr>
          <w:rFonts w:hint="eastAsia"/>
          <w:sz w:val="20"/>
          <w:lang w:eastAsia="ja-JP"/>
        </w:rPr>
        <w:t xml:space="preserve">. </w:t>
      </w:r>
      <w:r w:rsidR="00E14FEA">
        <w:rPr>
          <w:rFonts w:hint="eastAsia"/>
          <w:sz w:val="20"/>
          <w:lang w:eastAsia="ja-JP"/>
        </w:rPr>
        <w:t>The i</w:t>
      </w:r>
      <w:r w:rsidR="00D126FE">
        <w:rPr>
          <w:rFonts w:hint="eastAsia"/>
          <w:sz w:val="20"/>
          <w:lang w:eastAsia="ja-JP"/>
        </w:rPr>
        <w:t>mplementation status</w:t>
      </w:r>
      <w:r w:rsidR="002F43BB">
        <w:rPr>
          <w:rFonts w:hint="eastAsia"/>
          <w:sz w:val="20"/>
          <w:lang w:eastAsia="ja-JP"/>
        </w:rPr>
        <w:t xml:space="preserve"> </w:t>
      </w:r>
      <w:r w:rsidR="00E14FEA">
        <w:rPr>
          <w:rFonts w:hint="eastAsia"/>
          <w:sz w:val="20"/>
          <w:lang w:eastAsia="ja-JP"/>
        </w:rPr>
        <w:t>of each</w:t>
      </w:r>
      <w:r w:rsidR="00A25838">
        <w:rPr>
          <w:rFonts w:hint="eastAsia"/>
          <w:sz w:val="20"/>
          <w:lang w:eastAsia="ja-JP"/>
        </w:rPr>
        <w:t xml:space="preserve"> JSDL element</w:t>
      </w:r>
      <w:r w:rsidR="00D126FE">
        <w:rPr>
          <w:rFonts w:hint="eastAsia"/>
          <w:sz w:val="20"/>
          <w:lang w:eastAsia="ja-JP"/>
        </w:rPr>
        <w:t xml:space="preserve"> is shown in aggregate</w:t>
      </w:r>
      <w:r w:rsidR="00A25838">
        <w:rPr>
          <w:rFonts w:hint="eastAsia"/>
          <w:sz w:val="20"/>
          <w:lang w:eastAsia="ja-JP"/>
        </w:rPr>
        <w:t>.</w:t>
      </w:r>
      <w:r w:rsidR="00CD4015">
        <w:rPr>
          <w:sz w:val="20"/>
          <w:lang w:val="en-GB" w:eastAsia="ja-JP"/>
        </w:rPr>
        <w:t xml:space="preserve"> A ‘Yes’ indicates that an element was </w:t>
      </w:r>
      <w:del w:id="153" w:author="Stephen McGough" w:date="2008-07-08T13:11:00Z">
        <w:r w:rsidR="00CD4015" w:rsidDel="003536AA">
          <w:rPr>
            <w:sz w:val="20"/>
            <w:lang w:val="en-GB" w:eastAsia="ja-JP"/>
          </w:rPr>
          <w:delText>implemented,</w:delText>
        </w:r>
      </w:del>
      <w:ins w:id="154" w:author="Stephen McGough" w:date="2008-07-08T13:11:00Z">
        <w:r w:rsidR="003536AA">
          <w:rPr>
            <w:sz w:val="20"/>
            <w:lang w:val="en-GB" w:eastAsia="ja-JP"/>
          </w:rPr>
          <w:t>implemented;</w:t>
        </w:r>
      </w:ins>
      <w:r w:rsidR="00CD4015">
        <w:rPr>
          <w:sz w:val="20"/>
          <w:lang w:val="en-GB" w:eastAsia="ja-JP"/>
        </w:rPr>
        <w:t xml:space="preserve"> a ‘No’ indicates that the element was not implemented whilst a ‘N/A’ indicates that the </w:t>
      </w:r>
      <w:r w:rsidR="00144CCE">
        <w:rPr>
          <w:sz w:val="20"/>
          <w:lang w:val="en-GB" w:eastAsia="ja-JP"/>
        </w:rPr>
        <w:t>implementers</w:t>
      </w:r>
      <w:r w:rsidR="00CD4015">
        <w:rPr>
          <w:sz w:val="20"/>
          <w:lang w:val="en-GB" w:eastAsia="ja-JP"/>
        </w:rPr>
        <w:t xml:space="preserve"> did not need the element for their work.</w:t>
      </w:r>
      <w:r w:rsidR="001C66A4">
        <w:rPr>
          <w:rFonts w:hint="eastAsia"/>
          <w:sz w:val="20"/>
          <w:lang w:val="en-GB" w:eastAsia="ja-JP"/>
        </w:rPr>
        <w:t xml:space="preserve"> </w:t>
      </w:r>
      <w:r w:rsidR="005A5B54">
        <w:rPr>
          <w:rFonts w:hint="eastAsia"/>
          <w:sz w:val="20"/>
          <w:lang w:eastAsia="ja-JP"/>
        </w:rPr>
        <w:t>Almost all</w:t>
      </w:r>
      <w:r w:rsidR="00E14FEA">
        <w:rPr>
          <w:rFonts w:hint="eastAsia"/>
          <w:sz w:val="20"/>
          <w:lang w:eastAsia="ja-JP"/>
        </w:rPr>
        <w:t xml:space="preserve"> elements</w:t>
      </w:r>
      <w:r w:rsidR="005A5B54">
        <w:rPr>
          <w:rFonts w:hint="eastAsia"/>
          <w:sz w:val="20"/>
          <w:lang w:eastAsia="ja-JP"/>
        </w:rPr>
        <w:t xml:space="preserve">, </w:t>
      </w:r>
      <w:r w:rsidR="00E14FEA">
        <w:rPr>
          <w:rFonts w:hint="eastAsia"/>
          <w:sz w:val="20"/>
          <w:lang w:eastAsia="ja-JP"/>
        </w:rPr>
        <w:t>with the exception of MountSourc</w:t>
      </w:r>
      <w:r w:rsidR="005A5B54">
        <w:rPr>
          <w:rFonts w:hint="eastAsia"/>
          <w:sz w:val="20"/>
          <w:lang w:eastAsia="ja-JP"/>
        </w:rPr>
        <w:t>e</w:t>
      </w:r>
      <w:r w:rsidR="005A5B54">
        <w:rPr>
          <w:rStyle w:val="FootnoteReference"/>
          <w:sz w:val="20"/>
          <w:lang w:eastAsia="ja-JP"/>
        </w:rPr>
        <w:footnoteReference w:id="2"/>
      </w:r>
      <w:r w:rsidR="005A5B54">
        <w:rPr>
          <w:rFonts w:hint="eastAsia"/>
          <w:sz w:val="20"/>
          <w:lang w:eastAsia="ja-JP"/>
        </w:rPr>
        <w:t xml:space="preserve">, </w:t>
      </w:r>
      <w:r w:rsidR="00E14FEA">
        <w:rPr>
          <w:rFonts w:hint="eastAsia"/>
          <w:sz w:val="20"/>
          <w:lang w:eastAsia="ja-JP"/>
        </w:rPr>
        <w:t>were implemented by at least one project, though various caveats exist as described in the individual responses.</w:t>
      </w:r>
      <w:r w:rsidR="00144CCE">
        <w:rPr>
          <w:sz w:val="20"/>
          <w:lang w:val="en-GB" w:eastAsia="ja-JP"/>
        </w:rPr>
        <w:t xml:space="preserve"> </w:t>
      </w:r>
      <w:r w:rsidR="00C55955">
        <w:rPr>
          <w:rFonts w:hint="eastAsia"/>
          <w:sz w:val="20"/>
          <w:lang w:eastAsia="ja-JP"/>
        </w:rPr>
        <w:t xml:space="preserve">The survey response of each project is given in </w:t>
      </w:r>
      <w:r>
        <w:rPr>
          <w:sz w:val="20"/>
          <w:lang w:eastAsia="ja-JP"/>
        </w:rPr>
        <w:fldChar w:fldCharType="begin"/>
      </w:r>
      <w:r w:rsidR="00C55955">
        <w:rPr>
          <w:rFonts w:hint="eastAsia"/>
          <w:sz w:val="20"/>
          <w:lang w:eastAsia="ja-JP"/>
        </w:rPr>
        <w:instrText>REF _Ref201567456 \w \h</w:instrText>
      </w:r>
      <w:r w:rsidR="006C76D5" w:rsidRPr="0032616F">
        <w:rPr>
          <w:sz w:val="20"/>
          <w:lang w:eastAsia="ja-JP"/>
        </w:rPr>
      </w:r>
      <w:r>
        <w:rPr>
          <w:sz w:val="20"/>
          <w:lang w:eastAsia="ja-JP"/>
        </w:rPr>
        <w:fldChar w:fldCharType="separate"/>
      </w:r>
      <w:r w:rsidR="0034231A">
        <w:rPr>
          <w:sz w:val="20"/>
          <w:lang w:eastAsia="ja-JP"/>
        </w:rPr>
        <w:t>Appendix 3</w:t>
      </w:r>
      <w:r>
        <w:rPr>
          <w:sz w:val="20"/>
          <w:lang w:eastAsia="ja-JP"/>
        </w:rPr>
        <w:fldChar w:fldCharType="end"/>
      </w:r>
      <w:r w:rsidR="00C55955">
        <w:rPr>
          <w:rFonts w:hint="eastAsia"/>
          <w:sz w:val="20"/>
          <w:lang w:eastAsia="ja-JP"/>
        </w:rPr>
        <w:t>.</w:t>
      </w:r>
    </w:p>
    <w:p w:rsidR="00D73AEC" w:rsidRDefault="00D73AEC" w:rsidP="00D73AEC"/>
    <w:p w:rsidR="00891831" w:rsidRDefault="00D04722" w:rsidP="00CD7835">
      <w:pPr>
        <w:jc w:val="both"/>
        <w:rPr>
          <w:sz w:val="20"/>
          <w:lang w:eastAsia="ja-JP"/>
        </w:rPr>
      </w:pPr>
      <w:r w:rsidRPr="00D04722">
        <w:rPr>
          <w:sz w:val="20"/>
        </w:rPr>
        <w:t xml:space="preserve">The </w:t>
      </w:r>
      <w:r w:rsidR="00D73AEC">
        <w:rPr>
          <w:sz w:val="20"/>
        </w:rPr>
        <w:t xml:space="preserve">following items were only implemented by one </w:t>
      </w:r>
      <w:r w:rsidR="007D4412">
        <w:rPr>
          <w:sz w:val="20"/>
        </w:rPr>
        <w:t xml:space="preserve">or less </w:t>
      </w:r>
      <w:r w:rsidR="00D73AEC">
        <w:rPr>
          <w:sz w:val="20"/>
        </w:rPr>
        <w:t>project</w:t>
      </w:r>
      <w:r w:rsidR="007D4412">
        <w:rPr>
          <w:sz w:val="20"/>
        </w:rPr>
        <w:t>s</w:t>
      </w:r>
      <w:r w:rsidR="00D73AEC">
        <w:rPr>
          <w:sz w:val="20"/>
        </w:rPr>
        <w:t xml:space="preserve"> – we hereby justify whether they should remain within the specification or not. </w:t>
      </w:r>
      <w:r w:rsidR="002C4318">
        <w:rPr>
          <w:sz w:val="20"/>
        </w:rPr>
        <w:t xml:space="preserve">With the exception of MountSource (which was missed from the JSDL 1.0 Schema) all elements have been implemented at least once. </w:t>
      </w:r>
      <w:del w:id="155" w:author="Stephen McGough" w:date="2008-07-08T12:13:00Z">
        <w:r w:rsidR="007D4412" w:rsidDel="00C873CE">
          <w:rPr>
            <w:sz w:val="20"/>
          </w:rPr>
          <w:delText xml:space="preserve">The </w:delText>
        </w:r>
        <w:r w:rsidR="00144CCE" w:rsidDel="00C873CE">
          <w:rPr>
            <w:sz w:val="20"/>
          </w:rPr>
          <w:delText>TotalDiskSpace</w:delText>
        </w:r>
      </w:del>
      <w:del w:id="156" w:author="Stephen McGough" w:date="2008-07-08T11:28:00Z">
        <w:r w:rsidR="002C4318" w:rsidDel="00581E87">
          <w:rPr>
            <w:sz w:val="20"/>
          </w:rPr>
          <w:delText xml:space="preserve"> and</w:delText>
        </w:r>
        <w:r w:rsidR="007D4412" w:rsidDel="00581E87">
          <w:rPr>
            <w:sz w:val="20"/>
          </w:rPr>
          <w:delText xml:space="preserve"> </w:delText>
        </w:r>
        <w:r w:rsidR="002C4318" w:rsidDel="00581E87">
          <w:rPr>
            <w:sz w:val="20"/>
          </w:rPr>
          <w:delText>TotalCPUTime</w:delText>
        </w:r>
      </w:del>
      <w:del w:id="157" w:author="Stephen McGough" w:date="2008-07-08T12:13:00Z">
        <w:r w:rsidR="002C4318" w:rsidDel="00C873CE">
          <w:rPr>
            <w:sz w:val="20"/>
          </w:rPr>
          <w:delText xml:space="preserve"> </w:delText>
        </w:r>
        <w:r w:rsidR="007D4412" w:rsidDel="00C873CE">
          <w:rPr>
            <w:sz w:val="20"/>
          </w:rPr>
          <w:delText>element</w:delText>
        </w:r>
      </w:del>
      <w:del w:id="158" w:author="Stephen McGough" w:date="2008-07-08T11:28:00Z">
        <w:r w:rsidR="002C4318" w:rsidDel="00581E87">
          <w:rPr>
            <w:sz w:val="20"/>
          </w:rPr>
          <w:delText>s</w:delText>
        </w:r>
      </w:del>
      <w:del w:id="159" w:author="Stephen McGough" w:date="2008-07-08T12:13:00Z">
        <w:r w:rsidR="007D4412" w:rsidDel="00C873CE">
          <w:rPr>
            <w:sz w:val="20"/>
          </w:rPr>
          <w:delText xml:space="preserve"> w</w:delText>
        </w:r>
      </w:del>
      <w:del w:id="160" w:author="Stephen McGough" w:date="2008-07-08T11:28:00Z">
        <w:r w:rsidR="002C4318" w:rsidDel="00581E87">
          <w:rPr>
            <w:sz w:val="20"/>
          </w:rPr>
          <w:delText>ere</w:delText>
        </w:r>
      </w:del>
      <w:del w:id="161" w:author="Stephen McGough" w:date="2008-07-08T12:13:00Z">
        <w:r w:rsidR="007D4412" w:rsidDel="00C873CE">
          <w:rPr>
            <w:sz w:val="20"/>
          </w:rPr>
          <w:delText xml:space="preserve"> not clearly defined in </w:delText>
        </w:r>
        <w:r w:rsidR="00CE4C5C" w:rsidDel="00C873CE">
          <w:rPr>
            <w:rFonts w:hint="eastAsia"/>
            <w:sz w:val="20"/>
            <w:lang w:eastAsia="ja-JP"/>
          </w:rPr>
          <w:delText>GFD.56</w:delText>
        </w:r>
        <w:r w:rsidR="007D4412" w:rsidDel="00C873CE">
          <w:rPr>
            <w:sz w:val="20"/>
          </w:rPr>
          <w:delText xml:space="preserve"> and only ha</w:delText>
        </w:r>
      </w:del>
      <w:del w:id="162" w:author="Stephen McGough" w:date="2008-07-08T11:29:00Z">
        <w:r w:rsidR="007D4412" w:rsidDel="00581E87">
          <w:rPr>
            <w:sz w:val="20"/>
          </w:rPr>
          <w:delText>ve</w:delText>
        </w:r>
      </w:del>
      <w:del w:id="163" w:author="Stephen McGough" w:date="2008-07-08T12:13:00Z">
        <w:r w:rsidR="007D4412" w:rsidDel="00C873CE">
          <w:rPr>
            <w:sz w:val="20"/>
          </w:rPr>
          <w:delText xml:space="preserve"> significant meaning when used with the SPMD extension</w:delText>
        </w:r>
        <w:r w:rsidR="00CE4C5C" w:rsidDel="00C873CE">
          <w:rPr>
            <w:rFonts w:hint="eastAsia"/>
            <w:sz w:val="20"/>
            <w:lang w:eastAsia="ja-JP"/>
          </w:rPr>
          <w:delText>, which was defined later</w:delText>
        </w:r>
        <w:r w:rsidR="007D4412" w:rsidDel="00C873CE">
          <w:rPr>
            <w:sz w:val="20"/>
          </w:rPr>
          <w:delText xml:space="preserve">. </w:delText>
        </w:r>
      </w:del>
      <w:del w:id="164" w:author="Stephen McGough" w:date="2008-07-08T11:29:00Z">
        <w:r w:rsidR="007D4412" w:rsidDel="00581E87">
          <w:rPr>
            <w:sz w:val="20"/>
          </w:rPr>
          <w:delText>Th</w:delText>
        </w:r>
        <w:r w:rsidR="00CE4C5C" w:rsidDel="00581E87">
          <w:rPr>
            <w:rFonts w:hint="eastAsia"/>
            <w:sz w:val="20"/>
            <w:lang w:eastAsia="ja-JP"/>
          </w:rPr>
          <w:delText>ey</w:delText>
        </w:r>
      </w:del>
      <w:del w:id="165" w:author="Stephen McGough" w:date="2008-07-08T12:13:00Z">
        <w:r w:rsidR="007D4412" w:rsidDel="00C873CE">
          <w:rPr>
            <w:sz w:val="20"/>
          </w:rPr>
          <w:delText xml:space="preserve"> should be left in to facilitate the SPMD extension. </w:delText>
        </w:r>
      </w:del>
      <w:r w:rsidR="007D4412">
        <w:rPr>
          <w:sz w:val="20"/>
        </w:rPr>
        <w:t>Out of all the POSIX elements only ThreadCountLimit has not been implemented at least twice. As all other POSIX elements are being used it would seem incorrect to just delete one of them as this could cause more confusion in the future. Surprisingly GroupName ha</w:t>
      </w:r>
      <w:r w:rsidR="002F43BB">
        <w:rPr>
          <w:rFonts w:hint="eastAsia"/>
          <w:sz w:val="20"/>
          <w:lang w:eastAsia="ja-JP"/>
        </w:rPr>
        <w:t>s</w:t>
      </w:r>
      <w:r w:rsidR="007D4412">
        <w:rPr>
          <w:sz w:val="20"/>
        </w:rPr>
        <w:t xml:space="preserve"> only been implemented once. This would seem counter-intuitive</w:t>
      </w:r>
      <w:r w:rsidR="0086001B">
        <w:rPr>
          <w:rFonts w:hint="eastAsia"/>
          <w:sz w:val="20"/>
          <w:lang w:eastAsia="ja-JP"/>
        </w:rPr>
        <w:t xml:space="preserve"> and may be due to the specific set of responses received</w:t>
      </w:r>
      <w:r w:rsidR="007D4412">
        <w:rPr>
          <w:sz w:val="20"/>
        </w:rPr>
        <w:t>.</w:t>
      </w:r>
      <w:r w:rsidR="0086001B">
        <w:rPr>
          <w:rFonts w:hint="eastAsia"/>
          <w:sz w:val="20"/>
          <w:lang w:eastAsia="ja-JP"/>
        </w:rPr>
        <w:t xml:space="preserve"> Many of the systems</w:t>
      </w:r>
      <w:r w:rsidR="00891831">
        <w:rPr>
          <w:rFonts w:hint="eastAsia"/>
          <w:sz w:val="20"/>
          <w:lang w:eastAsia="ja-JP"/>
        </w:rPr>
        <w:t xml:space="preserve"> surveyed</w:t>
      </w:r>
      <w:r w:rsidR="0086001B">
        <w:rPr>
          <w:rFonts w:hint="eastAsia"/>
          <w:sz w:val="20"/>
          <w:lang w:eastAsia="ja-JP"/>
        </w:rPr>
        <w:t xml:space="preserve"> support rich security models, while this element was intended for use with simple mappings to batch systems. </w:t>
      </w:r>
      <w:r w:rsidR="00891831">
        <w:rPr>
          <w:rFonts w:hint="eastAsia"/>
          <w:sz w:val="20"/>
          <w:lang w:eastAsia="ja-JP"/>
        </w:rPr>
        <w:t>Further investigation is probably needed before making a decision on its utility.</w:t>
      </w:r>
    </w:p>
    <w:p w:rsidR="00891831" w:rsidRDefault="00891831" w:rsidP="00144CCE">
      <w:pPr>
        <w:jc w:val="right"/>
        <w:rPr>
          <w:sz w:val="20"/>
          <w:lang w:eastAsia="ja-JP"/>
        </w:rPr>
      </w:pPr>
    </w:p>
    <w:p w:rsidR="005A5B54" w:rsidRDefault="002C4318" w:rsidP="00CD7835">
      <w:pPr>
        <w:jc w:val="both"/>
        <w:rPr>
          <w:sz w:val="20"/>
          <w:lang w:val="en-GB" w:eastAsia="ja-JP"/>
        </w:rPr>
      </w:pPr>
      <w:r>
        <w:rPr>
          <w:sz w:val="20"/>
          <w:lang w:val="en-GB" w:eastAsia="ja-JP"/>
        </w:rPr>
        <w:t xml:space="preserve">We have argued here that the </w:t>
      </w:r>
      <w:ins w:id="166" w:author="Stephen McGough" w:date="2008-07-08T11:34:00Z">
        <w:r w:rsidR="00C873CE">
          <w:rPr>
            <w:sz w:val="20"/>
            <w:lang w:val="en-GB" w:eastAsia="ja-JP"/>
          </w:rPr>
          <w:t>three</w:t>
        </w:r>
      </w:ins>
      <w:del w:id="167" w:author="Stephen McGough" w:date="2008-07-08T11:34:00Z">
        <w:r w:rsidDel="001B17E8">
          <w:rPr>
            <w:sz w:val="20"/>
            <w:lang w:val="en-GB" w:eastAsia="ja-JP"/>
          </w:rPr>
          <w:delText>f</w:delText>
        </w:r>
        <w:r w:rsidR="00A80D38" w:rsidDel="001B17E8">
          <w:rPr>
            <w:rFonts w:hint="eastAsia"/>
            <w:sz w:val="20"/>
            <w:lang w:val="en-GB" w:eastAsia="ja-JP"/>
          </w:rPr>
          <w:delText>our</w:delText>
        </w:r>
      </w:del>
      <w:r>
        <w:rPr>
          <w:sz w:val="20"/>
          <w:lang w:val="en-GB" w:eastAsia="ja-JP"/>
        </w:rPr>
        <w:t xml:space="preserve"> elements </w:t>
      </w:r>
      <w:r w:rsidR="008C4F3A">
        <w:rPr>
          <w:rFonts w:hint="eastAsia"/>
          <w:sz w:val="20"/>
          <w:lang w:val="en-GB" w:eastAsia="ja-JP"/>
        </w:rPr>
        <w:t>that</w:t>
      </w:r>
      <w:r w:rsidR="008C4F3A">
        <w:rPr>
          <w:sz w:val="20"/>
          <w:lang w:val="en-GB" w:eastAsia="ja-JP"/>
        </w:rPr>
        <w:t xml:space="preserve"> </w:t>
      </w:r>
      <w:r>
        <w:rPr>
          <w:sz w:val="20"/>
          <w:lang w:val="en-GB" w:eastAsia="ja-JP"/>
        </w:rPr>
        <w:t>have not been implemented at least twice are elements which are needed</w:t>
      </w:r>
      <w:ins w:id="168" w:author="Stephen McGough" w:date="2008-07-08T12:15:00Z">
        <w:r w:rsidR="00C873CE">
          <w:rPr>
            <w:sz w:val="20"/>
            <w:lang w:val="en-GB" w:eastAsia="ja-JP"/>
          </w:rPr>
          <w:t>:</w:t>
        </w:r>
      </w:ins>
      <w:ins w:id="169" w:author="Stephen McGough" w:date="2008-07-08T12:16:00Z">
        <w:r w:rsidR="008952AD">
          <w:rPr>
            <w:sz w:val="20"/>
            <w:lang w:val="en-GB" w:eastAsia="ja-JP"/>
          </w:rPr>
          <w:t xml:space="preserve"> MountSource which was missed from the original specification,</w:t>
        </w:r>
      </w:ins>
      <w:del w:id="170" w:author="Stephen McGough" w:date="2008-07-08T12:15:00Z">
        <w:r w:rsidDel="00C873CE">
          <w:rPr>
            <w:sz w:val="20"/>
            <w:lang w:val="en-GB" w:eastAsia="ja-JP"/>
          </w:rPr>
          <w:delText xml:space="preserve"> either for use with JSDL ext</w:delText>
        </w:r>
      </w:del>
      <w:del w:id="171" w:author="Stephen McGough" w:date="2008-07-08T12:14:00Z">
        <w:r w:rsidDel="00C873CE">
          <w:rPr>
            <w:sz w:val="20"/>
            <w:lang w:val="en-GB" w:eastAsia="ja-JP"/>
          </w:rPr>
          <w:delText>ensions (TotalDiskSpace</w:delText>
        </w:r>
      </w:del>
      <w:del w:id="172" w:author="Stephen McGough" w:date="2008-07-08T11:34:00Z">
        <w:r w:rsidDel="001B17E8">
          <w:rPr>
            <w:sz w:val="20"/>
            <w:lang w:val="en-GB" w:eastAsia="ja-JP"/>
          </w:rPr>
          <w:delText>, TotalCPUTime</w:delText>
        </w:r>
      </w:del>
      <w:del w:id="173" w:author="Stephen McGough" w:date="2008-07-08T12:14:00Z">
        <w:r w:rsidDel="00C873CE">
          <w:rPr>
            <w:sz w:val="20"/>
            <w:lang w:val="en-GB" w:eastAsia="ja-JP"/>
          </w:rPr>
          <w:delText>),</w:delText>
        </w:r>
      </w:del>
      <w:r>
        <w:rPr>
          <w:sz w:val="20"/>
          <w:lang w:val="en-GB" w:eastAsia="ja-JP"/>
        </w:rPr>
        <w:t xml:space="preserve"> </w:t>
      </w:r>
      <w:ins w:id="174" w:author="Stephen McGough" w:date="2008-07-08T12:15:00Z">
        <w:r w:rsidR="00C873CE">
          <w:rPr>
            <w:sz w:val="20"/>
            <w:lang w:val="en-GB" w:eastAsia="ja-JP"/>
          </w:rPr>
          <w:t xml:space="preserve">a </w:t>
        </w:r>
      </w:ins>
      <w:r>
        <w:rPr>
          <w:sz w:val="20"/>
          <w:lang w:val="en-GB" w:eastAsia="ja-JP"/>
        </w:rPr>
        <w:t>POSIX element</w:t>
      </w:r>
      <w:del w:id="175" w:author="Stephen McGough" w:date="2008-07-08T12:15:00Z">
        <w:r w:rsidDel="00C873CE">
          <w:rPr>
            <w:sz w:val="20"/>
            <w:lang w:val="en-GB" w:eastAsia="ja-JP"/>
          </w:rPr>
          <w:delText>s</w:delText>
        </w:r>
      </w:del>
      <w:r>
        <w:rPr>
          <w:sz w:val="20"/>
          <w:lang w:val="en-GB" w:eastAsia="ja-JP"/>
        </w:rPr>
        <w:t xml:space="preserve"> where omitting only one would cause confusion (ThreadCountLimit), </w:t>
      </w:r>
      <w:r w:rsidR="00CE4C5C">
        <w:rPr>
          <w:rFonts w:hint="eastAsia"/>
          <w:sz w:val="20"/>
          <w:lang w:val="en-GB" w:eastAsia="ja-JP"/>
        </w:rPr>
        <w:t xml:space="preserve">or </w:t>
      </w:r>
      <w:r>
        <w:rPr>
          <w:sz w:val="20"/>
          <w:lang w:val="en-GB" w:eastAsia="ja-JP"/>
        </w:rPr>
        <w:t xml:space="preserve">due to the subset of responses we have received (GroupName). Thus we feel that these items can justifiably remain within the specification. </w:t>
      </w:r>
      <w:r w:rsidR="0086001B">
        <w:rPr>
          <w:rFonts w:hint="eastAsia"/>
          <w:sz w:val="20"/>
          <w:lang w:eastAsia="ja-JP"/>
        </w:rPr>
        <w:t>In any case removing one or two elements from a well-implemented schema</w:t>
      </w:r>
      <w:r w:rsidR="00891831">
        <w:rPr>
          <w:rFonts w:hint="eastAsia"/>
          <w:sz w:val="20"/>
          <w:lang w:eastAsia="ja-JP"/>
        </w:rPr>
        <w:t xml:space="preserve"> </w:t>
      </w:r>
      <w:r w:rsidR="0086001B">
        <w:rPr>
          <w:rFonts w:hint="eastAsia"/>
          <w:sz w:val="20"/>
          <w:lang w:eastAsia="ja-JP"/>
        </w:rPr>
        <w:t>seem</w:t>
      </w:r>
      <w:r w:rsidR="00891831">
        <w:rPr>
          <w:rFonts w:hint="eastAsia"/>
          <w:sz w:val="20"/>
          <w:lang w:eastAsia="ja-JP"/>
        </w:rPr>
        <w:t>s</w:t>
      </w:r>
      <w:r w:rsidR="0086001B">
        <w:rPr>
          <w:rFonts w:hint="eastAsia"/>
          <w:sz w:val="20"/>
          <w:lang w:eastAsia="ja-JP"/>
        </w:rPr>
        <w:t xml:space="preserve"> counterproduc</w:t>
      </w:r>
      <w:r w:rsidR="00891831">
        <w:rPr>
          <w:rFonts w:hint="eastAsia"/>
          <w:sz w:val="20"/>
          <w:lang w:eastAsia="ja-JP"/>
        </w:rPr>
        <w:t xml:space="preserve">tive since there would be very little incentive for existing implementations to adopt </w:t>
      </w:r>
      <w:r w:rsidR="00A80D38">
        <w:rPr>
          <w:rFonts w:hint="eastAsia"/>
          <w:sz w:val="20"/>
          <w:lang w:eastAsia="ja-JP"/>
        </w:rPr>
        <w:t>such a revision</w:t>
      </w:r>
      <w:r w:rsidR="00891831">
        <w:rPr>
          <w:rFonts w:hint="eastAsia"/>
          <w:sz w:val="20"/>
          <w:lang w:eastAsia="ja-JP"/>
        </w:rPr>
        <w:t>. Instead such information on usage (or lack of) is be</w:t>
      </w:r>
      <w:r w:rsidR="008C4F3A">
        <w:rPr>
          <w:rFonts w:hint="eastAsia"/>
          <w:sz w:val="20"/>
          <w:lang w:eastAsia="ja-JP"/>
        </w:rPr>
        <w:t>st</w:t>
      </w:r>
      <w:r w:rsidR="00891831">
        <w:rPr>
          <w:rFonts w:hint="eastAsia"/>
          <w:sz w:val="20"/>
          <w:lang w:eastAsia="ja-JP"/>
        </w:rPr>
        <w:t xml:space="preserve"> reserved for informing subsequent major revisions to the specification. </w:t>
      </w:r>
    </w:p>
    <w:p w:rsidR="00A63F93" w:rsidRDefault="00A63F93" w:rsidP="005A5B54">
      <w:pPr>
        <w:numPr>
          <w:ins w:id="176" w:author="Stephen McGough" w:date="2008-07-08T12:17:00Z"/>
        </w:numPr>
        <w:rPr>
          <w:ins w:id="177" w:author="Stephen McGough" w:date="2008-07-08T12:17:00Z"/>
          <w:sz w:val="20"/>
          <w:szCs w:val="20"/>
          <w:lang w:val="en-GB" w:eastAsia="ja-JP"/>
        </w:rPr>
      </w:pPr>
    </w:p>
    <w:p w:rsidR="008952AD" w:rsidRDefault="008952AD" w:rsidP="005A5B54">
      <w:pPr>
        <w:numPr>
          <w:ins w:id="178" w:author="Stephen McGough" w:date="2008-07-08T12:17:00Z"/>
        </w:numPr>
        <w:rPr>
          <w:ins w:id="179" w:author="Stephen McGough" w:date="2008-07-08T12:17:00Z"/>
          <w:sz w:val="20"/>
          <w:szCs w:val="20"/>
          <w:lang w:val="en-GB" w:eastAsia="ja-JP"/>
        </w:rPr>
      </w:pPr>
    </w:p>
    <w:p w:rsidR="008952AD" w:rsidRPr="00A63F93" w:rsidRDefault="008952AD" w:rsidP="005A5B54">
      <w:pPr>
        <w:rPr>
          <w:sz w:val="20"/>
          <w:szCs w:val="20"/>
          <w:lang w:val="en-GB" w:eastAsia="ja-JP"/>
        </w:rPr>
      </w:pPr>
    </w:p>
    <w:p w:rsidR="00D126FE" w:rsidRPr="00D126FE" w:rsidRDefault="00D126FE" w:rsidP="00D126FE">
      <w:pPr>
        <w:pStyle w:val="Caption"/>
        <w:keepNext/>
        <w:jc w:val="center"/>
        <w:rPr>
          <w:sz w:val="20"/>
          <w:szCs w:val="20"/>
        </w:rPr>
      </w:pPr>
      <w:bookmarkStart w:id="180" w:name="_Ref201573998"/>
      <w:r w:rsidRPr="00D126FE">
        <w:rPr>
          <w:sz w:val="20"/>
          <w:szCs w:val="20"/>
        </w:rPr>
        <w:t xml:space="preserve">Table </w:t>
      </w:r>
      <w:r w:rsidR="0032616F" w:rsidRPr="00D126FE">
        <w:rPr>
          <w:sz w:val="20"/>
          <w:szCs w:val="20"/>
        </w:rPr>
        <w:fldChar w:fldCharType="begin"/>
      </w:r>
      <w:r w:rsidRPr="00D126FE">
        <w:rPr>
          <w:sz w:val="20"/>
          <w:szCs w:val="20"/>
        </w:rPr>
        <w:instrText xml:space="preserve"> SEQ Table \* ARABIC </w:instrText>
      </w:r>
      <w:r w:rsidR="0032616F" w:rsidRPr="00D126FE">
        <w:rPr>
          <w:sz w:val="20"/>
          <w:szCs w:val="20"/>
        </w:rPr>
        <w:fldChar w:fldCharType="separate"/>
      </w:r>
      <w:r w:rsidR="0034231A">
        <w:rPr>
          <w:noProof/>
          <w:sz w:val="20"/>
          <w:szCs w:val="20"/>
        </w:rPr>
        <w:t>1</w:t>
      </w:r>
      <w:r w:rsidR="0032616F" w:rsidRPr="00D126FE">
        <w:rPr>
          <w:sz w:val="20"/>
          <w:szCs w:val="20"/>
        </w:rPr>
        <w:fldChar w:fldCharType="end"/>
      </w:r>
      <w:bookmarkEnd w:id="180"/>
      <w:r w:rsidRPr="00D126FE">
        <w:rPr>
          <w:rFonts w:hint="eastAsia"/>
          <w:sz w:val="20"/>
          <w:szCs w:val="20"/>
          <w:lang w:eastAsia="ja-JP"/>
        </w:rPr>
        <w:t xml:space="preserve"> Summary of </w:t>
      </w:r>
      <w:r>
        <w:rPr>
          <w:rFonts w:hint="eastAsia"/>
          <w:sz w:val="20"/>
          <w:szCs w:val="20"/>
          <w:lang w:eastAsia="ja-JP"/>
        </w:rPr>
        <w:t>I</w:t>
      </w:r>
      <w:r w:rsidRPr="00D126FE">
        <w:rPr>
          <w:rFonts w:hint="eastAsia"/>
          <w:sz w:val="20"/>
          <w:szCs w:val="20"/>
          <w:lang w:eastAsia="ja-JP"/>
        </w:rPr>
        <w:t>mplement</w:t>
      </w:r>
      <w:r>
        <w:rPr>
          <w:rFonts w:hint="eastAsia"/>
          <w:sz w:val="20"/>
          <w:szCs w:val="20"/>
          <w:lang w:eastAsia="ja-JP"/>
        </w:rPr>
        <w:t xml:space="preserve">ed </w:t>
      </w:r>
      <w:r w:rsidRPr="00D126FE">
        <w:rPr>
          <w:rFonts w:hint="eastAsia"/>
          <w:sz w:val="20"/>
          <w:szCs w:val="20"/>
          <w:lang w:eastAsia="ja-JP"/>
        </w:rPr>
        <w:t>JSDL Element</w:t>
      </w:r>
      <w:r>
        <w:rPr>
          <w:rFonts w:hint="eastAsia"/>
          <w:sz w:val="20"/>
          <w:szCs w:val="20"/>
          <w:lang w:eastAsia="ja-JP"/>
        </w:rPr>
        <w:t>s</w:t>
      </w:r>
    </w:p>
    <w:tbl>
      <w:tblPr>
        <w:tblW w:w="0" w:type="auto"/>
        <w:tblInd w:w="-5" w:type="dxa"/>
        <w:tblLayout w:type="fixed"/>
        <w:tblLook w:val="0000"/>
      </w:tblPr>
      <w:tblGrid>
        <w:gridCol w:w="3515"/>
        <w:gridCol w:w="567"/>
        <w:gridCol w:w="567"/>
        <w:gridCol w:w="567"/>
        <w:gridCol w:w="3128"/>
      </w:tblGrid>
      <w:tr w:rsidR="001C272A" w:rsidRPr="00C55955">
        <w:trPr>
          <w:tblHeader/>
        </w:trPr>
        <w:tc>
          <w:tcPr>
            <w:tcW w:w="3515" w:type="dxa"/>
            <w:tcBorders>
              <w:top w:val="single" w:sz="4" w:space="0" w:color="000000"/>
              <w:left w:val="single" w:sz="4" w:space="0" w:color="000000"/>
              <w:bottom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JSDL Element</w:t>
            </w:r>
          </w:p>
        </w:tc>
        <w:tc>
          <w:tcPr>
            <w:tcW w:w="567" w:type="dxa"/>
            <w:tcBorders>
              <w:top w:val="single" w:sz="4" w:space="0" w:color="000000"/>
              <w:left w:val="single" w:sz="4" w:space="0" w:color="000000"/>
              <w:bottom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Yes</w:t>
            </w:r>
          </w:p>
        </w:tc>
        <w:tc>
          <w:tcPr>
            <w:tcW w:w="567" w:type="dxa"/>
            <w:tcBorders>
              <w:top w:val="single" w:sz="4" w:space="0" w:color="000000"/>
              <w:left w:val="single" w:sz="4" w:space="0" w:color="000000"/>
              <w:bottom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No</w:t>
            </w:r>
          </w:p>
        </w:tc>
        <w:tc>
          <w:tcPr>
            <w:tcW w:w="567" w:type="dxa"/>
            <w:tcBorders>
              <w:top w:val="single" w:sz="4" w:space="0" w:color="000000"/>
              <w:left w:val="single" w:sz="4" w:space="0" w:color="000000"/>
              <w:bottom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N/A</w:t>
            </w:r>
          </w:p>
        </w:tc>
        <w:tc>
          <w:tcPr>
            <w:tcW w:w="3128" w:type="dxa"/>
            <w:tcBorders>
              <w:top w:val="single" w:sz="4" w:space="0" w:color="000000"/>
              <w:left w:val="single" w:sz="4" w:space="0" w:color="000000"/>
              <w:bottom w:val="single" w:sz="4" w:space="0" w:color="000000"/>
              <w:right w:val="single" w:sz="4" w:space="0" w:color="000000"/>
            </w:tcBorders>
            <w:shd w:val="clear" w:color="auto" w:fill="F3F3F3"/>
          </w:tcPr>
          <w:p w:rsidR="001C272A" w:rsidRPr="00C55955" w:rsidRDefault="001C272A" w:rsidP="003C5AEB">
            <w:pPr>
              <w:snapToGrid w:val="0"/>
              <w:rPr>
                <w:rFonts w:cs="Arial"/>
                <w:i/>
                <w:sz w:val="18"/>
                <w:szCs w:val="18"/>
              </w:rPr>
            </w:pPr>
            <w:r w:rsidRPr="00C55955">
              <w:rPr>
                <w:rFonts w:cs="Arial"/>
                <w:i/>
                <w:sz w:val="18"/>
                <w:szCs w:val="18"/>
              </w:rPr>
              <w:t>Comments</w:t>
            </w: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JobIdentification</w:t>
            </w:r>
          </w:p>
        </w:tc>
        <w:tc>
          <w:tcPr>
            <w:tcW w:w="567" w:type="dxa"/>
            <w:tcBorders>
              <w:left w:val="single" w:sz="4" w:space="0" w:color="000000"/>
              <w:bottom w:val="single" w:sz="4" w:space="0" w:color="000000"/>
            </w:tcBorders>
            <w:vAlign w:val="bottom"/>
          </w:tcPr>
          <w:p w:rsidR="009C352E" w:rsidRPr="00581E87" w:rsidRDefault="00025170">
            <w:pPr>
              <w:jc w:val="right"/>
              <w:rPr>
                <w:rFonts w:ascii="ＭＳ Ｐゴシック" w:eastAsia="ＭＳ Ｐゴシック" w:hAnsi="ＭＳ Ｐゴシック" w:cs="ＭＳ Ｐゴシック"/>
                <w:color w:val="000000"/>
                <w:sz w:val="18"/>
                <w:szCs w:val="18"/>
                <w:lang w:val="en-GB"/>
                <w:rPrChange w:id="181" w:author="Stephen McGough" w:date="2008-07-08T11:23:00Z">
                  <w:rPr>
                    <w:rFonts w:ascii="ＭＳ Ｐゴシック" w:eastAsia="ＭＳ Ｐゴシック" w:hAnsi="ＭＳ Ｐゴシック" w:cs="ＭＳ Ｐゴシック"/>
                    <w:color w:val="000000"/>
                    <w:sz w:val="18"/>
                    <w:szCs w:val="18"/>
                  </w:rPr>
                </w:rPrChange>
              </w:rPr>
            </w:pPr>
            <w:ins w:id="182" w:author="Stephen McGough" w:date="2008-07-08T11:23:00Z">
              <w:r>
                <w:rPr>
                  <w:color w:val="000000"/>
                  <w:sz w:val="18"/>
                  <w:szCs w:val="18"/>
                  <w:lang w:val="en-GB"/>
                </w:rPr>
                <w:t>8</w:t>
              </w:r>
            </w:ins>
            <w:del w:id="183" w:author="Stephen McGough" w:date="2008-07-08T11:23:00Z">
              <w:r w:rsidR="009C352E" w:rsidRPr="00C55955" w:rsidDel="00581E87">
                <w:rPr>
                  <w:rFonts w:hint="eastAsia"/>
                  <w:color w:val="000000"/>
                  <w:sz w:val="18"/>
                  <w:szCs w:val="18"/>
                </w:rPr>
                <w:delText>6</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JobName</w:t>
            </w:r>
          </w:p>
        </w:tc>
        <w:tc>
          <w:tcPr>
            <w:tcW w:w="567" w:type="dxa"/>
            <w:tcBorders>
              <w:left w:val="single" w:sz="4" w:space="0" w:color="000000"/>
              <w:bottom w:val="single" w:sz="4" w:space="0" w:color="000000"/>
            </w:tcBorders>
            <w:vAlign w:val="bottom"/>
          </w:tcPr>
          <w:p w:rsidR="009C352E" w:rsidRPr="00581E87" w:rsidRDefault="00025170">
            <w:pPr>
              <w:jc w:val="right"/>
              <w:rPr>
                <w:rFonts w:ascii="ＭＳ Ｐゴシック" w:eastAsia="ＭＳ Ｐゴシック" w:hAnsi="ＭＳ Ｐゴシック" w:cs="ＭＳ Ｐゴシック"/>
                <w:color w:val="000000"/>
                <w:sz w:val="18"/>
                <w:szCs w:val="18"/>
                <w:lang w:val="en-GB"/>
                <w:rPrChange w:id="184" w:author="Stephen McGough" w:date="2008-07-08T11:23:00Z">
                  <w:rPr>
                    <w:rFonts w:ascii="ＭＳ Ｐゴシック" w:eastAsia="ＭＳ Ｐゴシック" w:hAnsi="ＭＳ Ｐゴシック" w:cs="ＭＳ Ｐゴシック"/>
                    <w:color w:val="000000"/>
                    <w:sz w:val="18"/>
                    <w:szCs w:val="18"/>
                  </w:rPr>
                </w:rPrChange>
              </w:rPr>
            </w:pPr>
            <w:ins w:id="185" w:author="Stephen McGough" w:date="2008-07-08T11:23:00Z">
              <w:r>
                <w:rPr>
                  <w:color w:val="000000"/>
                  <w:sz w:val="18"/>
                  <w:szCs w:val="18"/>
                  <w:lang w:val="en-GB"/>
                </w:rPr>
                <w:t>10</w:t>
              </w:r>
            </w:ins>
            <w:del w:id="186" w:author="Stephen McGough" w:date="2008-07-08T11:23:00Z">
              <w:r w:rsidR="009C352E" w:rsidRPr="00C55955" w:rsidDel="00581E87">
                <w:rPr>
                  <w:rFonts w:hint="eastAsia"/>
                  <w:color w:val="000000"/>
                  <w:sz w:val="18"/>
                  <w:szCs w:val="18"/>
                </w:rPr>
                <w:delText>8</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JobAnnotation</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3</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6</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187" w:author="Stephen McGough" w:date="2008-07-08T11:23:00Z">
                  <w:rPr>
                    <w:rFonts w:ascii="ＭＳ Ｐゴシック" w:eastAsia="ＭＳ Ｐゴシック" w:hAnsi="ＭＳ Ｐゴシック" w:cs="ＭＳ Ｐゴシック"/>
                    <w:color w:val="000000"/>
                    <w:sz w:val="18"/>
                    <w:szCs w:val="18"/>
                  </w:rPr>
                </w:rPrChange>
              </w:rPr>
            </w:pPr>
            <w:ins w:id="188" w:author="Stephen McGough" w:date="2008-07-08T11:23:00Z">
              <w:r>
                <w:rPr>
                  <w:color w:val="000000"/>
                  <w:sz w:val="18"/>
                  <w:szCs w:val="18"/>
                  <w:lang w:val="en-GB"/>
                </w:rPr>
                <w:t>1</w:t>
              </w:r>
            </w:ins>
            <w:del w:id="189" w:author="Stephen McGough" w:date="2008-07-08T11:23:00Z">
              <w:r w:rsidR="009C352E" w:rsidRPr="00C55955" w:rsidDel="00581E87">
                <w:rPr>
                  <w:rFonts w:hint="eastAsia"/>
                  <w:color w:val="000000"/>
                  <w:sz w:val="18"/>
                  <w:szCs w:val="18"/>
                </w:rPr>
                <w:delText>0</w:delText>
              </w:r>
            </w:del>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JobProject</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3</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190" w:author="Stephen McGough" w:date="2008-07-08T11:23:00Z">
                  <w:rPr>
                    <w:rFonts w:ascii="ＭＳ Ｐゴシック" w:eastAsia="ＭＳ Ｐゴシック" w:hAnsi="ＭＳ Ｐゴシック" w:cs="ＭＳ Ｐゴシック"/>
                    <w:color w:val="000000"/>
                    <w:sz w:val="18"/>
                    <w:szCs w:val="18"/>
                  </w:rPr>
                </w:rPrChange>
              </w:rPr>
            </w:pPr>
            <w:ins w:id="191" w:author="Stephen McGough" w:date="2008-07-08T11:23:00Z">
              <w:r>
                <w:rPr>
                  <w:color w:val="000000"/>
                  <w:sz w:val="18"/>
                  <w:szCs w:val="18"/>
                  <w:lang w:val="en-GB"/>
                </w:rPr>
                <w:t>7</w:t>
              </w:r>
            </w:ins>
            <w:del w:id="192" w:author="Stephen McGough" w:date="2008-07-08T11:23:00Z">
              <w:r w:rsidR="009C352E" w:rsidRPr="00C55955" w:rsidDel="00581E87">
                <w:rPr>
                  <w:rFonts w:hint="eastAsia"/>
                  <w:color w:val="000000"/>
                  <w:sz w:val="18"/>
                  <w:szCs w:val="18"/>
                </w:rPr>
                <w:delText>6</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lang w:eastAsia="ja-JP"/>
              </w:rPr>
            </w:pPr>
            <w:r w:rsidRPr="00C55955">
              <w:rPr>
                <w:rFonts w:cs="Arial" w:hint="eastAsia"/>
                <w:sz w:val="18"/>
                <w:szCs w:val="18"/>
                <w:lang w:eastAsia="ja-JP"/>
              </w:rPr>
              <w:t>Description</w:t>
            </w:r>
          </w:p>
        </w:tc>
        <w:tc>
          <w:tcPr>
            <w:tcW w:w="567" w:type="dxa"/>
            <w:tcBorders>
              <w:left w:val="single" w:sz="4" w:space="0" w:color="000000"/>
              <w:bottom w:val="single" w:sz="4" w:space="0" w:color="000000"/>
            </w:tcBorders>
            <w:vAlign w:val="bottom"/>
          </w:tcPr>
          <w:p w:rsidR="009C352E" w:rsidRPr="00C55955" w:rsidRDefault="00CE4C5C">
            <w:pPr>
              <w:jc w:val="right"/>
              <w:rPr>
                <w:rFonts w:ascii="ＭＳ Ｐゴシック" w:eastAsia="ＭＳ Ｐゴシック" w:hAnsi="ＭＳ Ｐゴシック" w:cs="ＭＳ Ｐゴシック"/>
                <w:color w:val="000000"/>
                <w:sz w:val="18"/>
                <w:szCs w:val="18"/>
                <w:lang w:eastAsia="ja-JP"/>
              </w:rPr>
            </w:pPr>
            <w:r>
              <w:rPr>
                <w:rFonts w:hint="eastAsia"/>
                <w:color w:val="000000"/>
                <w:sz w:val="18"/>
                <w:szCs w:val="18"/>
                <w:lang w:eastAsia="ja-JP"/>
              </w:rPr>
              <w:t>2</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 xml:space="preserve">Application </w:t>
            </w:r>
          </w:p>
        </w:tc>
        <w:tc>
          <w:tcPr>
            <w:tcW w:w="567" w:type="dxa"/>
            <w:tcBorders>
              <w:left w:val="single" w:sz="4" w:space="0" w:color="000000"/>
              <w:bottom w:val="single" w:sz="4" w:space="0" w:color="000000"/>
            </w:tcBorders>
            <w:vAlign w:val="bottom"/>
          </w:tcPr>
          <w:p w:rsidR="009C352E" w:rsidRPr="00581E87" w:rsidRDefault="00025170">
            <w:pPr>
              <w:jc w:val="right"/>
              <w:rPr>
                <w:rFonts w:ascii="ＭＳ Ｐゴシック" w:eastAsia="ＭＳ Ｐゴシック" w:hAnsi="ＭＳ Ｐゴシック" w:cs="ＭＳ Ｐゴシック"/>
                <w:color w:val="000000"/>
                <w:sz w:val="18"/>
                <w:szCs w:val="18"/>
                <w:lang w:val="en-GB"/>
                <w:rPrChange w:id="193" w:author="Stephen McGough" w:date="2008-07-08T11:23:00Z">
                  <w:rPr>
                    <w:rFonts w:ascii="ＭＳ Ｐゴシック" w:eastAsia="ＭＳ Ｐゴシック" w:hAnsi="ＭＳ Ｐゴシック" w:cs="ＭＳ Ｐゴシック"/>
                    <w:color w:val="000000"/>
                    <w:sz w:val="18"/>
                    <w:szCs w:val="18"/>
                  </w:rPr>
                </w:rPrChange>
              </w:rPr>
            </w:pPr>
            <w:ins w:id="194" w:author="Stephen McGough" w:date="2008-07-08T11:23:00Z">
              <w:r>
                <w:rPr>
                  <w:color w:val="000000"/>
                  <w:sz w:val="18"/>
                  <w:szCs w:val="18"/>
                  <w:lang w:val="en-GB"/>
                </w:rPr>
                <w:t>6</w:t>
              </w:r>
            </w:ins>
            <w:del w:id="195" w:author="Stephen McGough" w:date="2008-07-08T11:23: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ApplicationName</w:t>
            </w:r>
          </w:p>
        </w:tc>
        <w:tc>
          <w:tcPr>
            <w:tcW w:w="567" w:type="dxa"/>
            <w:tcBorders>
              <w:left w:val="single" w:sz="4" w:space="0" w:color="000000"/>
              <w:bottom w:val="single" w:sz="4" w:space="0" w:color="000000"/>
            </w:tcBorders>
            <w:vAlign w:val="bottom"/>
          </w:tcPr>
          <w:p w:rsidR="009C352E" w:rsidRPr="00025170" w:rsidRDefault="00025170">
            <w:pPr>
              <w:jc w:val="right"/>
              <w:rPr>
                <w:rFonts w:ascii="ＭＳ Ｐゴシック" w:eastAsia="ＭＳ Ｐゴシック" w:hAnsi="ＭＳ Ｐゴシック" w:cs="ＭＳ Ｐゴシック"/>
                <w:color w:val="000000"/>
                <w:sz w:val="18"/>
                <w:szCs w:val="18"/>
                <w:lang w:val="en-GB"/>
                <w:rPrChange w:id="196" w:author="Stephen McGough" w:date="2008-07-08T12:06:00Z">
                  <w:rPr>
                    <w:rFonts w:ascii="ＭＳ Ｐゴシック" w:eastAsia="ＭＳ Ｐゴシック" w:hAnsi="ＭＳ Ｐゴシック" w:cs="ＭＳ Ｐゴシック"/>
                    <w:color w:val="000000"/>
                    <w:sz w:val="18"/>
                    <w:szCs w:val="18"/>
                  </w:rPr>
                </w:rPrChange>
              </w:rPr>
            </w:pPr>
            <w:ins w:id="197" w:author="Stephen McGough" w:date="2008-07-08T12:06:00Z">
              <w:r>
                <w:rPr>
                  <w:color w:val="000000"/>
                  <w:sz w:val="18"/>
                  <w:szCs w:val="18"/>
                  <w:lang w:val="en-GB"/>
                </w:rPr>
                <w:t>6</w:t>
              </w:r>
            </w:ins>
            <w:del w:id="198" w:author="Stephen McGough" w:date="2008-07-08T12:06:00Z">
              <w:r w:rsidR="009C352E" w:rsidRPr="00C55955" w:rsidDel="00025170">
                <w:rPr>
                  <w:rFonts w:hint="eastAsia"/>
                  <w:color w:val="000000"/>
                  <w:sz w:val="18"/>
                  <w:szCs w:val="18"/>
                </w:rPr>
                <w:delText>5</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199" w:author="Stephen McGough" w:date="2008-07-08T11:23:00Z">
                  <w:rPr>
                    <w:rFonts w:ascii="ＭＳ Ｐゴシック" w:eastAsia="ＭＳ Ｐゴシック" w:hAnsi="ＭＳ Ｐゴシック" w:cs="ＭＳ Ｐゴシック"/>
                    <w:color w:val="000000"/>
                    <w:sz w:val="18"/>
                    <w:szCs w:val="18"/>
                  </w:rPr>
                </w:rPrChange>
              </w:rPr>
            </w:pPr>
            <w:ins w:id="200" w:author="Stephen McGough" w:date="2008-07-08T11:23:00Z">
              <w:r>
                <w:rPr>
                  <w:color w:val="000000"/>
                  <w:sz w:val="18"/>
                  <w:szCs w:val="18"/>
                  <w:lang w:val="en-GB"/>
                </w:rPr>
                <w:t>5</w:t>
              </w:r>
            </w:ins>
            <w:del w:id="201" w:author="Stephen McGough" w:date="2008-07-08T11:23: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ApplicationVersion</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4</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202" w:author="Stephen McGough" w:date="2008-07-08T11:24:00Z">
                  <w:rPr>
                    <w:rFonts w:ascii="ＭＳ Ｐゴシック" w:eastAsia="ＭＳ Ｐゴシック" w:hAnsi="ＭＳ Ｐゴシック" w:cs="ＭＳ Ｐゴシック"/>
                    <w:color w:val="000000"/>
                    <w:sz w:val="18"/>
                    <w:szCs w:val="18"/>
                  </w:rPr>
                </w:rPrChange>
              </w:rPr>
            </w:pPr>
            <w:ins w:id="203" w:author="Stephen McGough" w:date="2008-07-08T11:24:00Z">
              <w:r>
                <w:rPr>
                  <w:color w:val="000000"/>
                  <w:sz w:val="18"/>
                  <w:szCs w:val="18"/>
                  <w:lang w:val="en-GB"/>
                </w:rPr>
                <w:t>6</w:t>
              </w:r>
            </w:ins>
            <w:del w:id="204" w:author="Stephen McGough" w:date="2008-07-08T11:24:00Z">
              <w:r w:rsidR="009C352E" w:rsidRPr="00C55955" w:rsidDel="00581E87">
                <w:rPr>
                  <w:rFonts w:hint="eastAsia"/>
                  <w:color w:val="000000"/>
                  <w:sz w:val="18"/>
                  <w:szCs w:val="18"/>
                </w:rPr>
                <w:delText>5</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 xml:space="preserve">Resources </w:t>
            </w:r>
          </w:p>
        </w:tc>
        <w:tc>
          <w:tcPr>
            <w:tcW w:w="567" w:type="dxa"/>
            <w:tcBorders>
              <w:left w:val="single" w:sz="4" w:space="0" w:color="000000"/>
              <w:bottom w:val="single" w:sz="4" w:space="0" w:color="000000"/>
            </w:tcBorders>
            <w:vAlign w:val="bottom"/>
          </w:tcPr>
          <w:p w:rsidR="009C352E" w:rsidRPr="002E62B3" w:rsidRDefault="00025170">
            <w:pPr>
              <w:jc w:val="right"/>
              <w:rPr>
                <w:rFonts w:ascii="ＭＳ Ｐゴシック" w:eastAsia="ＭＳ Ｐゴシック" w:hAnsi="ＭＳ Ｐゴシック" w:cs="ＭＳ Ｐゴシック"/>
                <w:color w:val="000000"/>
                <w:sz w:val="18"/>
                <w:szCs w:val="18"/>
                <w:lang w:val="en-GB"/>
              </w:rPr>
            </w:pPr>
            <w:ins w:id="205" w:author="Stephen McGough" w:date="2008-07-08T11:24:00Z">
              <w:r>
                <w:rPr>
                  <w:color w:val="000000"/>
                  <w:sz w:val="18"/>
                  <w:szCs w:val="18"/>
                  <w:lang w:val="en-GB"/>
                </w:rPr>
                <w:t>7</w:t>
              </w:r>
            </w:ins>
            <w:del w:id="206" w:author="Stephen McGough" w:date="2008-07-08T11:24:00Z">
              <w:r w:rsidR="002E62B3" w:rsidDel="00581E87">
                <w:rPr>
                  <w:color w:val="000000"/>
                  <w:sz w:val="18"/>
                  <w:szCs w:val="18"/>
                  <w:lang w:val="en-GB"/>
                </w:rPr>
                <w:delText>5</w:delText>
              </w:r>
            </w:del>
          </w:p>
        </w:tc>
        <w:tc>
          <w:tcPr>
            <w:tcW w:w="567" w:type="dxa"/>
            <w:tcBorders>
              <w:left w:val="single" w:sz="4" w:space="0" w:color="000000"/>
              <w:bottom w:val="single" w:sz="4" w:space="0" w:color="000000"/>
            </w:tcBorders>
            <w:vAlign w:val="bottom"/>
          </w:tcPr>
          <w:p w:rsidR="009C352E" w:rsidRPr="002E62B3" w:rsidRDefault="002E62B3">
            <w:pPr>
              <w:jc w:val="right"/>
              <w:rPr>
                <w:rFonts w:ascii="ＭＳ Ｐゴシック" w:eastAsia="ＭＳ Ｐゴシック" w:hAnsi="ＭＳ Ｐゴシック" w:cs="ＭＳ Ｐゴシック"/>
                <w:color w:val="000000"/>
                <w:sz w:val="18"/>
                <w:szCs w:val="18"/>
                <w:lang w:val="en-GB"/>
              </w:rPr>
            </w:pPr>
            <w:r>
              <w:rPr>
                <w:color w:val="000000"/>
                <w:sz w:val="18"/>
                <w:szCs w:val="18"/>
                <w:lang w:val="en-GB"/>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CandidateHosts</w:t>
            </w:r>
          </w:p>
        </w:tc>
        <w:tc>
          <w:tcPr>
            <w:tcW w:w="567" w:type="dxa"/>
            <w:tcBorders>
              <w:left w:val="single" w:sz="4" w:space="0" w:color="000000"/>
              <w:bottom w:val="single" w:sz="4" w:space="0" w:color="000000"/>
            </w:tcBorders>
            <w:vAlign w:val="bottom"/>
          </w:tcPr>
          <w:p w:rsidR="009C352E" w:rsidRPr="00025170" w:rsidRDefault="00025170">
            <w:pPr>
              <w:jc w:val="right"/>
              <w:rPr>
                <w:rFonts w:ascii="ＭＳ Ｐゴシック" w:eastAsia="ＭＳ Ｐゴシック" w:hAnsi="ＭＳ Ｐゴシック" w:cs="ＭＳ Ｐゴシック"/>
                <w:color w:val="000000"/>
                <w:sz w:val="18"/>
                <w:szCs w:val="18"/>
                <w:lang w:val="en-GB"/>
                <w:rPrChange w:id="207" w:author="Stephen McGough" w:date="2008-07-08T12:07:00Z">
                  <w:rPr>
                    <w:rFonts w:ascii="ＭＳ Ｐゴシック" w:eastAsia="ＭＳ Ｐゴシック" w:hAnsi="ＭＳ Ｐゴシック" w:cs="ＭＳ Ｐゴシック"/>
                    <w:color w:val="000000"/>
                    <w:sz w:val="18"/>
                    <w:szCs w:val="18"/>
                  </w:rPr>
                </w:rPrChange>
              </w:rPr>
            </w:pPr>
            <w:ins w:id="208" w:author="Stephen McGough" w:date="2008-07-08T12:07:00Z">
              <w:r>
                <w:rPr>
                  <w:color w:val="000000"/>
                  <w:sz w:val="18"/>
                  <w:szCs w:val="18"/>
                  <w:lang w:val="en-GB"/>
                </w:rPr>
                <w:t>6</w:t>
              </w:r>
            </w:ins>
            <w:del w:id="209" w:author="Stephen McGough" w:date="2008-07-08T12:07:00Z">
              <w:r w:rsidR="009C352E" w:rsidRPr="00C55955" w:rsidDel="00025170">
                <w:rPr>
                  <w:rFonts w:hint="eastAsia"/>
                  <w:color w:val="000000"/>
                  <w:sz w:val="18"/>
                  <w:szCs w:val="18"/>
                </w:rPr>
                <w:delText>5</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210" w:author="Stephen McGough" w:date="2008-07-08T11:24:00Z">
                  <w:rPr>
                    <w:rFonts w:ascii="ＭＳ Ｐゴシック" w:eastAsia="ＭＳ Ｐゴシック" w:hAnsi="ＭＳ Ｐゴシック" w:cs="ＭＳ Ｐゴシック"/>
                    <w:color w:val="000000"/>
                    <w:sz w:val="18"/>
                    <w:szCs w:val="18"/>
                  </w:rPr>
                </w:rPrChange>
              </w:rPr>
            </w:pPr>
            <w:ins w:id="211" w:author="Stephen McGough" w:date="2008-07-08T11:24:00Z">
              <w:r>
                <w:rPr>
                  <w:color w:val="000000"/>
                  <w:sz w:val="18"/>
                  <w:szCs w:val="18"/>
                  <w:lang w:val="en-GB"/>
                </w:rPr>
                <w:t>5</w:t>
              </w:r>
            </w:ins>
            <w:del w:id="212" w:author="Stephen McGough" w:date="2008-07-08T11:24: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HostName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213" w:author="Stephen McGough" w:date="2008-07-08T11:24:00Z">
                  <w:rPr>
                    <w:rFonts w:ascii="ＭＳ Ｐゴシック" w:eastAsia="ＭＳ Ｐゴシック" w:hAnsi="ＭＳ Ｐゴシック" w:cs="ＭＳ Ｐゴシック"/>
                    <w:color w:val="000000"/>
                    <w:sz w:val="18"/>
                    <w:szCs w:val="18"/>
                  </w:rPr>
                </w:rPrChange>
              </w:rPr>
            </w:pPr>
            <w:ins w:id="214" w:author="Stephen McGough" w:date="2008-07-08T11:24:00Z">
              <w:r>
                <w:rPr>
                  <w:color w:val="000000"/>
                  <w:sz w:val="18"/>
                  <w:szCs w:val="18"/>
                  <w:lang w:val="en-GB"/>
                </w:rPr>
                <w:t>5</w:t>
              </w:r>
            </w:ins>
            <w:del w:id="215" w:author="Stephen McGough" w:date="2008-07-08T11:24: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216" w:author="Stephen McGough" w:date="2008-07-08T11:55:00Z">
                  <w:rPr>
                    <w:b/>
                    <w:kern w:val="32"/>
                    <w:sz w:val="20"/>
                  </w:rPr>
                </w:rPrChange>
              </w:rPr>
              <w:pPrChange w:id="217" w:author="Stephen McGough" w:date="2008-07-08T11:55:00Z">
                <w:pPr>
                  <w:keepNext/>
                  <w:numPr>
                    <w:numId w:val="11"/>
                  </w:numPr>
                  <w:tabs>
                    <w:tab w:val="num" w:pos="360"/>
                  </w:tabs>
                  <w:snapToGrid w:val="0"/>
                  <w:spacing w:before="120" w:after="60"/>
                  <w:ind w:left="360" w:firstLine="720"/>
                  <w:jc w:val="right"/>
                  <w:outlineLvl w:val="0"/>
                </w:pPr>
              </w:pPrChange>
            </w:pPr>
            <w:r w:rsidRPr="0032616F">
              <w:rPr>
                <w:sz w:val="18"/>
                <w:rPrChange w:id="218" w:author="Stephen McGough" w:date="2008-07-08T11:55:00Z">
                  <w:rPr/>
                </w:rPrChange>
              </w:rPr>
              <w:t>FileSystem</w:t>
            </w:r>
          </w:p>
        </w:tc>
        <w:tc>
          <w:tcPr>
            <w:tcW w:w="567" w:type="dxa"/>
            <w:tcBorders>
              <w:left w:val="single" w:sz="4" w:space="0" w:color="000000"/>
              <w:bottom w:val="single" w:sz="4" w:space="0" w:color="000000"/>
            </w:tcBorders>
            <w:vAlign w:val="bottom"/>
          </w:tcPr>
          <w:p w:rsidR="009C352E" w:rsidRPr="00A01AC0" w:rsidRDefault="0032616F" w:rsidP="00A01AC0">
            <w:pPr>
              <w:jc w:val="right"/>
              <w:rPr>
                <w:rFonts w:ascii="ＭＳ Ｐゴシック" w:eastAsia="ＭＳ Ｐゴシック" w:hAnsi="ＭＳ Ｐゴシック" w:cs="ＭＳ Ｐゴシック"/>
                <w:color w:val="000000"/>
                <w:sz w:val="18"/>
                <w:lang w:eastAsia="ja-JP"/>
                <w:rPrChange w:id="219" w:author="Stephen McGough" w:date="2008-07-08T11:55: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220" w:author="Stephen McGough" w:date="2008-07-08T11:55:00Z">
                  <w:rPr>
                    <w:color w:val="000000"/>
                    <w:lang w:eastAsia="ja-JP"/>
                  </w:rPr>
                </w:rPrChange>
              </w:rPr>
              <w:t>3</w:t>
            </w:r>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221" w:author="Stephen McGough" w:date="2008-07-08T11:55:00Z">
                  <w:rPr>
                    <w:rFonts w:ascii="ＭＳ Ｐゴシック" w:eastAsia="ＭＳ Ｐゴシック" w:hAnsi="ＭＳ Ｐゴシック" w:cs="ＭＳ Ｐゴシック"/>
                    <w:b/>
                    <w:color w:val="000000"/>
                    <w:kern w:val="32"/>
                    <w:sz w:val="18"/>
                    <w:szCs w:val="18"/>
                    <w:lang w:eastAsia="ja-JP"/>
                  </w:rPr>
                </w:rPrChange>
              </w:rPr>
              <w:pPrChange w:id="222" w:author="Stephen McGough" w:date="2008-07-08T11:55:00Z">
                <w:pPr>
                  <w:keepNext/>
                  <w:numPr>
                    <w:numId w:val="11"/>
                  </w:numPr>
                  <w:tabs>
                    <w:tab w:val="num" w:pos="360"/>
                  </w:tabs>
                  <w:spacing w:before="120" w:after="60"/>
                  <w:ind w:left="360" w:hanging="360"/>
                  <w:jc w:val="right"/>
                  <w:outlineLvl w:val="0"/>
                </w:pPr>
              </w:pPrChange>
            </w:pPr>
            <w:ins w:id="223" w:author="Stephen McGough" w:date="2008-07-08T11:24:00Z">
              <w:r w:rsidRPr="0032616F">
                <w:rPr>
                  <w:color w:val="000000"/>
                  <w:sz w:val="18"/>
                  <w:lang w:val="en-GB" w:eastAsia="ja-JP"/>
                  <w:rPrChange w:id="224" w:author="Stephen McGough" w:date="2008-07-08T11:55:00Z">
                    <w:rPr>
                      <w:color w:val="000000"/>
                      <w:lang w:val="en-GB" w:eastAsia="ja-JP"/>
                    </w:rPr>
                  </w:rPrChange>
                </w:rPr>
                <w:t>7</w:t>
              </w:r>
            </w:ins>
            <w:del w:id="225" w:author="Stephen McGough" w:date="2008-07-08T11:24:00Z">
              <w:r w:rsidRPr="0032616F">
                <w:rPr>
                  <w:color w:val="000000"/>
                  <w:sz w:val="18"/>
                  <w:lang w:eastAsia="ja-JP"/>
                  <w:rPrChange w:id="226" w:author="Stephen McGough" w:date="2008-07-08T11:55:00Z">
                    <w:rPr>
                      <w:color w:val="000000"/>
                      <w:lang w:eastAsia="ja-JP"/>
                    </w:rPr>
                  </w:rPrChange>
                </w:rPr>
                <w:delText>6</w:delText>
              </w:r>
            </w:del>
          </w:p>
        </w:tc>
        <w:tc>
          <w:tcPr>
            <w:tcW w:w="567" w:type="dxa"/>
            <w:tcBorders>
              <w:left w:val="single" w:sz="4" w:space="0" w:color="000000"/>
              <w:bottom w:val="single" w:sz="4" w:space="0" w:color="000000"/>
            </w:tcBorders>
            <w:vAlign w:val="bottom"/>
          </w:tcPr>
          <w:p w:rsidR="009C352E" w:rsidRPr="00A01AC0" w:rsidRDefault="0032616F" w:rsidP="00A01AC0">
            <w:pPr>
              <w:jc w:val="right"/>
              <w:rPr>
                <w:rFonts w:ascii="ＭＳ Ｐゴシック" w:eastAsia="ＭＳ Ｐゴシック" w:hAnsi="ＭＳ Ｐゴシック" w:cs="ＭＳ Ｐゴシック"/>
                <w:color w:val="000000"/>
                <w:sz w:val="18"/>
                <w:rPrChange w:id="227" w:author="Stephen McGough" w:date="2008-07-08T11:55:00Z">
                  <w:rPr>
                    <w:rFonts w:ascii="ＭＳ Ｐゴシック" w:eastAsia="ＭＳ Ｐゴシック" w:hAnsi="ＭＳ Ｐゴシック" w:cs="ＭＳ Ｐゴシック"/>
                    <w:color w:val="000000"/>
                  </w:rPr>
                </w:rPrChange>
              </w:rPr>
            </w:pPr>
            <w:r w:rsidRPr="0032616F">
              <w:rPr>
                <w:color w:val="000000"/>
                <w:sz w:val="18"/>
                <w:rPrChange w:id="228" w:author="Stephen McGough" w:date="2008-07-08T11:55: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229" w:author="Stephen McGough" w:date="2008-07-08T11:55:00Z">
                  <w:rPr/>
                </w:rPrChange>
              </w:rPr>
              <w:pPrChange w:id="230" w:author="Stephen McGough" w:date="2008-07-08T11:55: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231" w:author="Stephen McGough" w:date="2008-07-08T11:55:00Z">
                  <w:rPr/>
                </w:rPrChange>
              </w:rPr>
              <w:pPrChange w:id="232" w:author="Stephen McGough" w:date="2008-07-08T11:55:00Z">
                <w:pPr>
                  <w:snapToGrid w:val="0"/>
                  <w:ind w:firstLine="720"/>
                  <w:jc w:val="right"/>
                </w:pPr>
              </w:pPrChange>
            </w:pPr>
            <w:r w:rsidRPr="0032616F">
              <w:rPr>
                <w:sz w:val="18"/>
                <w:rPrChange w:id="233" w:author="Stephen McGough" w:date="2008-07-08T11:55:00Z">
                  <w:rPr/>
                </w:rPrChange>
              </w:rPr>
              <w:t>MountPoint</w:t>
            </w:r>
          </w:p>
        </w:tc>
        <w:tc>
          <w:tcPr>
            <w:tcW w:w="567" w:type="dxa"/>
            <w:tcBorders>
              <w:left w:val="single" w:sz="4" w:space="0" w:color="000000"/>
              <w:bottom w:val="single" w:sz="4" w:space="0" w:color="000000"/>
            </w:tcBorders>
            <w:vAlign w:val="bottom"/>
          </w:tcPr>
          <w:p w:rsidR="009C352E" w:rsidRPr="00A01AC0" w:rsidRDefault="0032616F" w:rsidP="00A01AC0">
            <w:pPr>
              <w:jc w:val="right"/>
              <w:rPr>
                <w:rFonts w:ascii="ＭＳ Ｐゴシック" w:eastAsia="ＭＳ Ｐゴシック" w:hAnsi="ＭＳ Ｐゴシック" w:cs="ＭＳ Ｐゴシック"/>
                <w:color w:val="000000"/>
                <w:sz w:val="18"/>
                <w:lang w:eastAsia="ja-JP"/>
                <w:rPrChange w:id="234" w:author="Stephen McGough" w:date="2008-07-08T11:55: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235" w:author="Stephen McGough" w:date="2008-07-08T11:55:00Z">
                  <w:rPr>
                    <w:color w:val="000000"/>
                    <w:lang w:eastAsia="ja-JP"/>
                  </w:rPr>
                </w:rPrChange>
              </w:rPr>
              <w:t>2</w:t>
            </w:r>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236" w:author="Stephen McGough" w:date="2008-07-08T11:55:00Z">
                  <w:rPr>
                    <w:rFonts w:ascii="ＭＳ Ｐゴシック" w:eastAsia="ＭＳ Ｐゴシック" w:hAnsi="ＭＳ Ｐゴシック" w:cs="ＭＳ Ｐゴシック"/>
                    <w:b/>
                    <w:color w:val="000000"/>
                    <w:kern w:val="32"/>
                    <w:sz w:val="18"/>
                    <w:szCs w:val="18"/>
                    <w:lang w:eastAsia="ja-JP"/>
                  </w:rPr>
                </w:rPrChange>
              </w:rPr>
              <w:pPrChange w:id="237" w:author="Stephen McGough" w:date="2008-07-08T11:55:00Z">
                <w:pPr>
                  <w:keepNext/>
                  <w:numPr>
                    <w:numId w:val="11"/>
                  </w:numPr>
                  <w:tabs>
                    <w:tab w:val="num" w:pos="360"/>
                  </w:tabs>
                  <w:spacing w:before="120" w:after="60"/>
                  <w:ind w:left="360" w:hanging="360"/>
                  <w:jc w:val="right"/>
                  <w:outlineLvl w:val="0"/>
                </w:pPr>
              </w:pPrChange>
            </w:pPr>
            <w:ins w:id="238" w:author="Stephen McGough" w:date="2008-07-08T11:24:00Z">
              <w:r w:rsidRPr="0032616F">
                <w:rPr>
                  <w:color w:val="000000"/>
                  <w:sz w:val="18"/>
                  <w:lang w:val="en-GB" w:eastAsia="ja-JP"/>
                  <w:rPrChange w:id="239" w:author="Stephen McGough" w:date="2008-07-08T11:55:00Z">
                    <w:rPr>
                      <w:color w:val="000000"/>
                      <w:lang w:val="en-GB" w:eastAsia="ja-JP"/>
                    </w:rPr>
                  </w:rPrChange>
                </w:rPr>
                <w:t>8</w:t>
              </w:r>
            </w:ins>
            <w:del w:id="240" w:author="Stephen McGough" w:date="2008-07-08T11:24:00Z">
              <w:r w:rsidRPr="0032616F">
                <w:rPr>
                  <w:color w:val="000000"/>
                  <w:sz w:val="18"/>
                  <w:lang w:eastAsia="ja-JP"/>
                  <w:rPrChange w:id="241" w:author="Stephen McGough" w:date="2008-07-08T11:55:00Z">
                    <w:rPr>
                      <w:color w:val="000000"/>
                      <w:lang w:eastAsia="ja-JP"/>
                    </w:rPr>
                  </w:rPrChange>
                </w:rPr>
                <w:delText>7</w:delText>
              </w:r>
            </w:del>
          </w:p>
        </w:tc>
        <w:tc>
          <w:tcPr>
            <w:tcW w:w="567" w:type="dxa"/>
            <w:tcBorders>
              <w:left w:val="single" w:sz="4" w:space="0" w:color="000000"/>
              <w:bottom w:val="single" w:sz="4" w:space="0" w:color="000000"/>
            </w:tcBorders>
            <w:vAlign w:val="bottom"/>
          </w:tcPr>
          <w:p w:rsidR="009C352E" w:rsidRPr="00A01AC0" w:rsidRDefault="0032616F" w:rsidP="00A01AC0">
            <w:pPr>
              <w:jc w:val="right"/>
              <w:rPr>
                <w:rFonts w:ascii="ＭＳ Ｐゴシック" w:eastAsia="ＭＳ Ｐゴシック" w:hAnsi="ＭＳ Ｐゴシック" w:cs="ＭＳ Ｐゴシック"/>
                <w:color w:val="000000"/>
                <w:sz w:val="18"/>
                <w:rPrChange w:id="242" w:author="Stephen McGough" w:date="2008-07-08T11:55:00Z">
                  <w:rPr>
                    <w:rFonts w:ascii="ＭＳ Ｐゴシック" w:eastAsia="ＭＳ Ｐゴシック" w:hAnsi="ＭＳ Ｐゴシック" w:cs="ＭＳ Ｐゴシック"/>
                    <w:color w:val="000000"/>
                  </w:rPr>
                </w:rPrChange>
              </w:rPr>
            </w:pPr>
            <w:r w:rsidRPr="0032616F">
              <w:rPr>
                <w:color w:val="000000"/>
                <w:sz w:val="18"/>
                <w:rPrChange w:id="243" w:author="Stephen McGough" w:date="2008-07-08T11:55: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244" w:author="Stephen McGough" w:date="2008-07-08T11:55:00Z">
                  <w:rPr/>
                </w:rPrChange>
              </w:rPr>
              <w:pPrChange w:id="245" w:author="Stephen McGough" w:date="2008-07-08T11:55:00Z">
                <w:pPr>
                  <w:snapToGrid w:val="0"/>
                </w:pPr>
              </w:pPrChange>
            </w:pPr>
          </w:p>
        </w:tc>
      </w:tr>
      <w:tr w:rsidR="009C352E" w:rsidRPr="00C55955">
        <w:tc>
          <w:tcPr>
            <w:tcW w:w="3515" w:type="dxa"/>
            <w:tcBorders>
              <w:left w:val="single" w:sz="4" w:space="0" w:color="000000"/>
              <w:bottom w:val="single" w:sz="4" w:space="0" w:color="000000"/>
            </w:tcBorders>
          </w:tcPr>
          <w:p w:rsidR="00000000" w:rsidRDefault="0032616F">
            <w:pPr>
              <w:jc w:val="right"/>
              <w:rPr>
                <w:sz w:val="18"/>
                <w:rPrChange w:id="246" w:author="Stephen McGough" w:date="2008-07-08T12:55:00Z">
                  <w:rPr/>
                </w:rPrChange>
              </w:rPr>
              <w:pPrChange w:id="247" w:author="Stephen McGough" w:date="2008-07-08T12:55:00Z">
                <w:pPr>
                  <w:snapToGrid w:val="0"/>
                  <w:ind w:firstLine="720"/>
                  <w:jc w:val="right"/>
                </w:pPr>
              </w:pPrChange>
            </w:pPr>
            <w:r w:rsidRPr="0032616F">
              <w:rPr>
                <w:sz w:val="18"/>
                <w:rPrChange w:id="248" w:author="Stephen McGough" w:date="2008-07-08T12:55:00Z">
                  <w:rPr/>
                </w:rPrChange>
              </w:rPr>
              <w:t>MountSource</w:t>
            </w:r>
          </w:p>
        </w:tc>
        <w:tc>
          <w:tcPr>
            <w:tcW w:w="567" w:type="dxa"/>
            <w:tcBorders>
              <w:left w:val="single" w:sz="4" w:space="0" w:color="000000"/>
              <w:bottom w:val="single" w:sz="4" w:space="0" w:color="000000"/>
            </w:tcBorders>
            <w:vAlign w:val="bottom"/>
          </w:tcPr>
          <w:p w:rsidR="009C352E" w:rsidRPr="00C20A08" w:rsidRDefault="0032616F" w:rsidP="00C20A08">
            <w:pPr>
              <w:jc w:val="right"/>
              <w:rPr>
                <w:rFonts w:ascii="ＭＳ Ｐゴシック" w:eastAsia="ＭＳ Ｐゴシック" w:hAnsi="ＭＳ Ｐゴシック" w:cs="ＭＳ Ｐゴシック"/>
                <w:color w:val="000000"/>
                <w:sz w:val="18"/>
                <w:rPrChange w:id="249" w:author="Stephen McGough" w:date="2008-07-08T12:55:00Z">
                  <w:rPr>
                    <w:rFonts w:ascii="ＭＳ Ｐゴシック" w:eastAsia="ＭＳ Ｐゴシック" w:hAnsi="ＭＳ Ｐゴシック" w:cs="ＭＳ Ｐゴシック"/>
                    <w:color w:val="000000"/>
                  </w:rPr>
                </w:rPrChange>
              </w:rPr>
            </w:pPr>
            <w:r w:rsidRPr="0032616F">
              <w:rPr>
                <w:color w:val="000000"/>
                <w:sz w:val="18"/>
                <w:rPrChange w:id="250" w:author="Stephen McGough" w:date="2008-07-08T12:55:00Z">
                  <w:rPr>
                    <w:color w:val="000000"/>
                  </w:rPr>
                </w:rPrChange>
              </w:rPr>
              <w:t>0</w:t>
            </w:r>
          </w:p>
        </w:tc>
        <w:tc>
          <w:tcPr>
            <w:tcW w:w="567" w:type="dxa"/>
            <w:tcBorders>
              <w:left w:val="single" w:sz="4" w:space="0" w:color="000000"/>
              <w:bottom w:val="single" w:sz="4" w:space="0" w:color="000000"/>
            </w:tcBorders>
            <w:vAlign w:val="bottom"/>
          </w:tcPr>
          <w:p w:rsidR="009C352E" w:rsidRPr="00C20A08" w:rsidRDefault="0032616F" w:rsidP="00C20A08">
            <w:pPr>
              <w:jc w:val="right"/>
              <w:rPr>
                <w:rFonts w:ascii="ＭＳ Ｐゴシック" w:eastAsia="ＭＳ Ｐゴシック" w:hAnsi="ＭＳ Ｐゴシック" w:cs="ＭＳ Ｐゴシック"/>
                <w:color w:val="000000"/>
                <w:sz w:val="18"/>
                <w:lang w:val="en-GB"/>
                <w:rPrChange w:id="251" w:author="Stephen McGough" w:date="2008-07-08T12:55:00Z">
                  <w:rPr>
                    <w:rFonts w:ascii="ＭＳ Ｐゴシック" w:eastAsia="ＭＳ Ｐゴシック" w:hAnsi="ＭＳ Ｐゴシック" w:cs="ＭＳ Ｐゴシック"/>
                    <w:color w:val="000000"/>
                    <w:sz w:val="18"/>
                    <w:szCs w:val="18"/>
                  </w:rPr>
                </w:rPrChange>
              </w:rPr>
            </w:pPr>
            <w:ins w:id="252" w:author="Stephen McGough" w:date="2008-07-08T11:24:00Z">
              <w:r w:rsidRPr="0032616F">
                <w:rPr>
                  <w:color w:val="000000"/>
                  <w:sz w:val="18"/>
                  <w:lang w:val="en-GB"/>
                  <w:rPrChange w:id="253" w:author="Stephen McGough" w:date="2008-07-08T12:55:00Z">
                    <w:rPr>
                      <w:color w:val="000000"/>
                      <w:lang w:val="en-GB"/>
                    </w:rPr>
                  </w:rPrChange>
                </w:rPr>
                <w:t>10</w:t>
              </w:r>
            </w:ins>
            <w:del w:id="254" w:author="Stephen McGough" w:date="2008-07-08T11:24:00Z">
              <w:r w:rsidRPr="0032616F">
                <w:rPr>
                  <w:color w:val="000000"/>
                  <w:sz w:val="18"/>
                  <w:rPrChange w:id="255" w:author="Stephen McGough" w:date="2008-07-08T12:55:00Z">
                    <w:rPr>
                      <w:color w:val="000000"/>
                    </w:rPr>
                  </w:rPrChange>
                </w:rPr>
                <w:delText>9</w:delText>
              </w:r>
            </w:del>
          </w:p>
        </w:tc>
        <w:tc>
          <w:tcPr>
            <w:tcW w:w="567" w:type="dxa"/>
            <w:tcBorders>
              <w:left w:val="single" w:sz="4" w:space="0" w:color="000000"/>
              <w:bottom w:val="single" w:sz="4" w:space="0" w:color="000000"/>
            </w:tcBorders>
            <w:vAlign w:val="bottom"/>
          </w:tcPr>
          <w:p w:rsidR="009C352E" w:rsidRPr="00C20A08" w:rsidRDefault="0032616F" w:rsidP="00C20A08">
            <w:pPr>
              <w:jc w:val="right"/>
              <w:rPr>
                <w:rFonts w:ascii="ＭＳ Ｐゴシック" w:eastAsia="ＭＳ Ｐゴシック" w:hAnsi="ＭＳ Ｐゴシック" w:cs="ＭＳ Ｐゴシック"/>
                <w:color w:val="000000"/>
                <w:sz w:val="18"/>
                <w:rPrChange w:id="256" w:author="Stephen McGough" w:date="2008-07-08T12:55:00Z">
                  <w:rPr>
                    <w:rFonts w:ascii="ＭＳ Ｐゴシック" w:eastAsia="ＭＳ Ｐゴシック" w:hAnsi="ＭＳ Ｐゴシック" w:cs="ＭＳ Ｐゴシック"/>
                    <w:color w:val="000000"/>
                  </w:rPr>
                </w:rPrChange>
              </w:rPr>
            </w:pPr>
            <w:r w:rsidRPr="0032616F">
              <w:rPr>
                <w:color w:val="000000"/>
                <w:sz w:val="18"/>
                <w:rPrChange w:id="257" w:author="Stephen McGough" w:date="2008-07-08T12:55:00Z">
                  <w:rPr>
                    <w:color w:val="000000"/>
                  </w:rPr>
                </w:rPrChange>
              </w:rPr>
              <w:t>0</w:t>
            </w:r>
          </w:p>
        </w:tc>
        <w:tc>
          <w:tcPr>
            <w:tcW w:w="3128" w:type="dxa"/>
            <w:tcBorders>
              <w:left w:val="single" w:sz="4" w:space="0" w:color="000000"/>
              <w:bottom w:val="single" w:sz="4" w:space="0" w:color="000000"/>
              <w:right w:val="single" w:sz="4" w:space="0" w:color="000000"/>
            </w:tcBorders>
          </w:tcPr>
          <w:p w:rsidR="009C352E" w:rsidRPr="00C55955" w:rsidRDefault="009C352E" w:rsidP="00D80CD8">
            <w:pPr>
              <w:snapToGrid w:val="0"/>
              <w:rPr>
                <w:rFonts w:cs="Arial"/>
                <w:sz w:val="18"/>
                <w:szCs w:val="18"/>
                <w:lang w:eastAsia="ja-JP"/>
              </w:rPr>
            </w:pPr>
            <w:r w:rsidRPr="00C55955">
              <w:rPr>
                <w:rFonts w:cs="Arial" w:hint="eastAsia"/>
                <w:sz w:val="18"/>
                <w:szCs w:val="18"/>
                <w:lang w:eastAsia="ja-JP"/>
              </w:rPr>
              <w:t>Note: Missing from JSDL 1.0 schema</w:t>
            </w: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258" w:author="Stephen McGough" w:date="2008-07-08T12:55:00Z">
                  <w:rPr>
                    <w:b/>
                    <w:kern w:val="32"/>
                    <w:sz w:val="20"/>
                  </w:rPr>
                </w:rPrChange>
              </w:rPr>
              <w:pPrChange w:id="259" w:author="Stephen McGough" w:date="2008-07-08T12:55:00Z">
                <w:pPr>
                  <w:keepNext/>
                  <w:numPr>
                    <w:numId w:val="11"/>
                  </w:numPr>
                  <w:tabs>
                    <w:tab w:val="num" w:pos="360"/>
                  </w:tabs>
                  <w:snapToGrid w:val="0"/>
                  <w:spacing w:before="120" w:after="60"/>
                  <w:ind w:left="360" w:hanging="360"/>
                  <w:jc w:val="right"/>
                  <w:outlineLvl w:val="0"/>
                </w:pPr>
              </w:pPrChange>
            </w:pPr>
            <w:r w:rsidRPr="0032616F">
              <w:rPr>
                <w:sz w:val="18"/>
                <w:rPrChange w:id="260" w:author="Stephen McGough" w:date="2008-07-08T12:55:00Z">
                  <w:rPr/>
                </w:rPrChange>
              </w:rPr>
              <w:t>DiskSpace</w:t>
            </w:r>
          </w:p>
        </w:tc>
        <w:tc>
          <w:tcPr>
            <w:tcW w:w="567" w:type="dxa"/>
            <w:tcBorders>
              <w:left w:val="single" w:sz="4" w:space="0" w:color="000000"/>
              <w:bottom w:val="single" w:sz="4" w:space="0" w:color="000000"/>
            </w:tcBorders>
            <w:vAlign w:val="bottom"/>
          </w:tcPr>
          <w:p w:rsidR="00000000" w:rsidRDefault="0032616F">
            <w:pPr>
              <w:jc w:val="right"/>
              <w:rPr>
                <w:rFonts w:ascii="ＭＳ Ｐゴシック" w:eastAsia="ＭＳ Ｐゴシック" w:hAnsi="ＭＳ Ｐゴシック" w:cs="ＭＳ Ｐゴシック"/>
                <w:color w:val="000000"/>
                <w:sz w:val="18"/>
                <w:lang w:val="en-GB" w:eastAsia="ja-JP"/>
                <w:rPrChange w:id="261" w:author="Stephen McGough" w:date="2008-07-08T12:55:00Z">
                  <w:rPr>
                    <w:rFonts w:ascii="ＭＳ Ｐゴシック" w:eastAsia="ＭＳ Ｐゴシック" w:hAnsi="ＭＳ Ｐゴシック" w:cs="ＭＳ Ｐゴシック"/>
                    <w:b/>
                    <w:color w:val="000000"/>
                    <w:kern w:val="32"/>
                    <w:sz w:val="20"/>
                    <w:lang w:eastAsia="ja-JP"/>
                  </w:rPr>
                </w:rPrChange>
              </w:rPr>
              <w:pPrChange w:id="262" w:author="Stephen McGough" w:date="2008-07-08T12:55:00Z">
                <w:pPr>
                  <w:keepNext/>
                  <w:numPr>
                    <w:numId w:val="11"/>
                  </w:numPr>
                  <w:tabs>
                    <w:tab w:val="num" w:pos="360"/>
                  </w:tabs>
                  <w:spacing w:before="120" w:after="60"/>
                  <w:ind w:left="360" w:hanging="360"/>
                  <w:jc w:val="right"/>
                  <w:outlineLvl w:val="0"/>
                </w:pPr>
              </w:pPrChange>
            </w:pPr>
            <w:ins w:id="263" w:author="Stephen McGough" w:date="2008-07-08T12:07:00Z">
              <w:r w:rsidRPr="0032616F">
                <w:rPr>
                  <w:color w:val="000000"/>
                  <w:sz w:val="18"/>
                  <w:lang w:val="en-GB" w:eastAsia="ja-JP"/>
                  <w:rPrChange w:id="264" w:author="Stephen McGough" w:date="2008-07-08T12:55:00Z">
                    <w:rPr>
                      <w:color w:val="000000"/>
                      <w:lang w:val="en-GB" w:eastAsia="ja-JP"/>
                    </w:rPr>
                  </w:rPrChange>
                </w:rPr>
                <w:t>3</w:t>
              </w:r>
            </w:ins>
            <w:del w:id="265" w:author="Stephen McGough" w:date="2008-07-08T12:07:00Z">
              <w:r w:rsidRPr="0032616F">
                <w:rPr>
                  <w:color w:val="000000"/>
                  <w:sz w:val="18"/>
                  <w:lang w:eastAsia="ja-JP"/>
                  <w:rPrChange w:id="266" w:author="Stephen McGough" w:date="2008-07-08T12:55:00Z">
                    <w:rPr>
                      <w:color w:val="000000"/>
                      <w:lang w:eastAsia="ja-JP"/>
                    </w:rPr>
                  </w:rPrChange>
                </w:rPr>
                <w:delText>2</w:delText>
              </w:r>
            </w:del>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267" w:author="Stephen McGough" w:date="2008-07-08T12:55:00Z">
                  <w:rPr>
                    <w:rFonts w:ascii="ＭＳ Ｐゴシック" w:eastAsia="ＭＳ Ｐゴシック" w:hAnsi="ＭＳ Ｐゴシック" w:cs="ＭＳ Ｐゴシック"/>
                    <w:b/>
                    <w:color w:val="000000"/>
                    <w:kern w:val="32"/>
                    <w:sz w:val="18"/>
                    <w:szCs w:val="18"/>
                    <w:lang w:eastAsia="ja-JP"/>
                  </w:rPr>
                </w:rPrChange>
              </w:rPr>
              <w:pPrChange w:id="268" w:author="Stephen McGough" w:date="2008-07-08T12:55:00Z">
                <w:pPr>
                  <w:keepNext/>
                  <w:numPr>
                    <w:numId w:val="11"/>
                  </w:numPr>
                  <w:tabs>
                    <w:tab w:val="num" w:pos="360"/>
                  </w:tabs>
                  <w:spacing w:before="120" w:after="60"/>
                  <w:ind w:left="360" w:hanging="360"/>
                  <w:jc w:val="right"/>
                  <w:outlineLvl w:val="0"/>
                </w:pPr>
              </w:pPrChange>
            </w:pPr>
            <w:ins w:id="269" w:author="Stephen McGough" w:date="2008-07-08T11:24:00Z">
              <w:r w:rsidRPr="0032616F">
                <w:rPr>
                  <w:color w:val="000000"/>
                  <w:sz w:val="18"/>
                  <w:lang w:val="en-GB" w:eastAsia="ja-JP"/>
                  <w:rPrChange w:id="270" w:author="Stephen McGough" w:date="2008-07-08T12:55:00Z">
                    <w:rPr>
                      <w:color w:val="000000"/>
                      <w:lang w:val="en-GB" w:eastAsia="ja-JP"/>
                    </w:rPr>
                  </w:rPrChange>
                </w:rPr>
                <w:t>8</w:t>
              </w:r>
            </w:ins>
            <w:del w:id="271" w:author="Stephen McGough" w:date="2008-07-08T11:24:00Z">
              <w:r w:rsidRPr="0032616F">
                <w:rPr>
                  <w:color w:val="000000"/>
                  <w:sz w:val="18"/>
                  <w:lang w:eastAsia="ja-JP"/>
                  <w:rPrChange w:id="272" w:author="Stephen McGough" w:date="2008-07-08T12:55:00Z">
                    <w:rPr>
                      <w:color w:val="000000"/>
                      <w:lang w:eastAsia="ja-JP"/>
                    </w:rPr>
                  </w:rPrChange>
                </w:rPr>
                <w:delText>7</w:delText>
              </w:r>
            </w:del>
          </w:p>
        </w:tc>
        <w:tc>
          <w:tcPr>
            <w:tcW w:w="567" w:type="dxa"/>
            <w:tcBorders>
              <w:left w:val="single" w:sz="4" w:space="0" w:color="000000"/>
              <w:bottom w:val="single" w:sz="4" w:space="0" w:color="000000"/>
            </w:tcBorders>
            <w:vAlign w:val="bottom"/>
          </w:tcPr>
          <w:p w:rsidR="009C352E" w:rsidRPr="00C20A08" w:rsidRDefault="0032616F" w:rsidP="00C20A08">
            <w:pPr>
              <w:jc w:val="right"/>
              <w:rPr>
                <w:rFonts w:ascii="ＭＳ Ｐゴシック" w:eastAsia="ＭＳ Ｐゴシック" w:hAnsi="ＭＳ Ｐゴシック" w:cs="ＭＳ Ｐゴシック"/>
                <w:color w:val="000000"/>
                <w:sz w:val="18"/>
                <w:rPrChange w:id="273" w:author="Stephen McGough" w:date="2008-07-08T12:55:00Z">
                  <w:rPr>
                    <w:rFonts w:ascii="ＭＳ Ｐゴシック" w:eastAsia="ＭＳ Ｐゴシック" w:hAnsi="ＭＳ Ｐゴシック" w:cs="ＭＳ Ｐゴシック"/>
                    <w:color w:val="000000"/>
                  </w:rPr>
                </w:rPrChange>
              </w:rPr>
            </w:pPr>
            <w:r w:rsidRPr="0032616F">
              <w:rPr>
                <w:color w:val="000000"/>
                <w:sz w:val="18"/>
                <w:rPrChange w:id="274" w:author="Stephen McGough" w:date="2008-07-08T12:55: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275" w:author="Stephen McGough" w:date="2008-07-08T11:54:00Z">
                  <w:rPr/>
                </w:rPrChange>
              </w:rPr>
              <w:pPrChange w:id="276" w:author="Stephen McGough" w:date="2008-07-08T11:54: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277" w:author="Stephen McGough" w:date="2008-07-08T11:55:00Z">
                  <w:rPr/>
                </w:rPrChange>
              </w:rPr>
              <w:pPrChange w:id="278" w:author="Stephen McGough" w:date="2008-07-08T11:55:00Z">
                <w:pPr>
                  <w:snapToGrid w:val="0"/>
                  <w:ind w:firstLine="720"/>
                  <w:jc w:val="right"/>
                </w:pPr>
              </w:pPrChange>
            </w:pPr>
            <w:r w:rsidRPr="0032616F">
              <w:rPr>
                <w:sz w:val="18"/>
                <w:rPrChange w:id="279" w:author="Stephen McGough" w:date="2008-07-08T11:55:00Z">
                  <w:rPr/>
                </w:rPrChange>
              </w:rPr>
              <w:t>FileSystemType</w:t>
            </w:r>
          </w:p>
        </w:tc>
        <w:tc>
          <w:tcPr>
            <w:tcW w:w="567" w:type="dxa"/>
            <w:tcBorders>
              <w:left w:val="single" w:sz="4" w:space="0" w:color="000000"/>
              <w:bottom w:val="single" w:sz="4" w:space="0" w:color="000000"/>
            </w:tcBorders>
            <w:vAlign w:val="bottom"/>
          </w:tcPr>
          <w:p w:rsidR="009C352E" w:rsidRPr="00D36962" w:rsidRDefault="0032616F" w:rsidP="00D36962">
            <w:pPr>
              <w:jc w:val="right"/>
              <w:rPr>
                <w:rFonts w:ascii="ＭＳ Ｐゴシック" w:eastAsia="ＭＳ Ｐゴシック" w:hAnsi="ＭＳ Ｐゴシック" w:cs="ＭＳ Ｐゴシック"/>
                <w:color w:val="000000"/>
                <w:sz w:val="18"/>
                <w:rPrChange w:id="280" w:author="Stephen McGough" w:date="2008-07-08T11:55:00Z">
                  <w:rPr>
                    <w:rFonts w:ascii="ＭＳ Ｐゴシック" w:eastAsia="ＭＳ Ｐゴシック" w:hAnsi="ＭＳ Ｐゴシック" w:cs="ＭＳ Ｐゴシック"/>
                    <w:color w:val="000000"/>
                  </w:rPr>
                </w:rPrChange>
              </w:rPr>
            </w:pPr>
            <w:r w:rsidRPr="0032616F">
              <w:rPr>
                <w:color w:val="000000"/>
                <w:sz w:val="18"/>
                <w:rPrChange w:id="281" w:author="Stephen McGough" w:date="2008-07-08T11:55:00Z">
                  <w:rPr>
                    <w:color w:val="000000"/>
                  </w:rPr>
                </w:rPrChange>
              </w:rPr>
              <w:t>2</w:t>
            </w:r>
          </w:p>
        </w:tc>
        <w:tc>
          <w:tcPr>
            <w:tcW w:w="567" w:type="dxa"/>
            <w:tcBorders>
              <w:left w:val="single" w:sz="4" w:space="0" w:color="000000"/>
              <w:bottom w:val="single" w:sz="4" w:space="0" w:color="000000"/>
            </w:tcBorders>
            <w:vAlign w:val="bottom"/>
          </w:tcPr>
          <w:p w:rsidR="009C352E" w:rsidRPr="00D36962" w:rsidRDefault="0032616F" w:rsidP="00D36962">
            <w:pPr>
              <w:jc w:val="right"/>
              <w:rPr>
                <w:rFonts w:ascii="ＭＳ Ｐゴシック" w:eastAsia="ＭＳ Ｐゴシック" w:hAnsi="ＭＳ Ｐゴシック" w:cs="ＭＳ Ｐゴシック"/>
                <w:color w:val="000000"/>
                <w:sz w:val="18"/>
                <w:lang w:val="en-GB"/>
                <w:rPrChange w:id="282" w:author="Stephen McGough" w:date="2008-07-08T11:55:00Z">
                  <w:rPr>
                    <w:rFonts w:ascii="ＭＳ Ｐゴシック" w:eastAsia="ＭＳ Ｐゴシック" w:hAnsi="ＭＳ Ｐゴシック" w:cs="ＭＳ Ｐゴシック"/>
                    <w:color w:val="000000"/>
                    <w:sz w:val="18"/>
                    <w:szCs w:val="18"/>
                  </w:rPr>
                </w:rPrChange>
              </w:rPr>
            </w:pPr>
            <w:ins w:id="283" w:author="Stephen McGough" w:date="2008-07-08T11:24:00Z">
              <w:r w:rsidRPr="0032616F">
                <w:rPr>
                  <w:color w:val="000000"/>
                  <w:sz w:val="18"/>
                  <w:lang w:val="en-GB"/>
                  <w:rPrChange w:id="284" w:author="Stephen McGough" w:date="2008-07-08T11:55:00Z">
                    <w:rPr>
                      <w:color w:val="000000"/>
                      <w:lang w:val="en-GB"/>
                    </w:rPr>
                  </w:rPrChange>
                </w:rPr>
                <w:t>8</w:t>
              </w:r>
            </w:ins>
            <w:del w:id="285" w:author="Stephen McGough" w:date="2008-07-08T11:24:00Z">
              <w:r w:rsidRPr="0032616F">
                <w:rPr>
                  <w:color w:val="000000"/>
                  <w:sz w:val="18"/>
                  <w:rPrChange w:id="286" w:author="Stephen McGough" w:date="2008-07-08T11:55:00Z">
                    <w:rPr>
                      <w:color w:val="000000"/>
                    </w:rPr>
                  </w:rPrChange>
                </w:rPr>
                <w:delText>7</w:delText>
              </w:r>
            </w:del>
          </w:p>
        </w:tc>
        <w:tc>
          <w:tcPr>
            <w:tcW w:w="567" w:type="dxa"/>
            <w:tcBorders>
              <w:left w:val="single" w:sz="4" w:space="0" w:color="000000"/>
              <w:bottom w:val="single" w:sz="4" w:space="0" w:color="000000"/>
            </w:tcBorders>
            <w:vAlign w:val="bottom"/>
          </w:tcPr>
          <w:p w:rsidR="009C352E" w:rsidRPr="00D36962" w:rsidRDefault="0032616F" w:rsidP="00D36962">
            <w:pPr>
              <w:jc w:val="right"/>
              <w:rPr>
                <w:rFonts w:ascii="ＭＳ Ｐゴシック" w:eastAsia="ＭＳ Ｐゴシック" w:hAnsi="ＭＳ Ｐゴシック" w:cs="ＭＳ Ｐゴシック"/>
                <w:color w:val="000000"/>
                <w:sz w:val="18"/>
                <w:rPrChange w:id="287" w:author="Stephen McGough" w:date="2008-07-08T11:55:00Z">
                  <w:rPr>
                    <w:rFonts w:ascii="ＭＳ Ｐゴシック" w:eastAsia="ＭＳ Ｐゴシック" w:hAnsi="ＭＳ Ｐゴシック" w:cs="ＭＳ Ｐゴシック"/>
                    <w:color w:val="000000"/>
                  </w:rPr>
                </w:rPrChange>
              </w:rPr>
            </w:pPr>
            <w:r w:rsidRPr="0032616F">
              <w:rPr>
                <w:color w:val="000000"/>
                <w:sz w:val="18"/>
                <w:rPrChange w:id="288" w:author="Stephen McGough" w:date="2008-07-08T11:55: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289" w:author="Stephen McGough" w:date="2008-07-08T11:55:00Z">
                  <w:rPr/>
                </w:rPrChange>
              </w:rPr>
              <w:pPrChange w:id="290" w:author="Stephen McGough" w:date="2008-07-08T11:55: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291" w:author="Stephen McGough" w:date="2008-07-08T11:55:00Z">
                  <w:rPr/>
                </w:rPrChange>
              </w:rPr>
              <w:pPrChange w:id="292" w:author="Stephen McGough" w:date="2008-07-08T11:55:00Z">
                <w:pPr>
                  <w:snapToGrid w:val="0"/>
                  <w:ind w:left="720" w:firstLine="720"/>
                  <w:jc w:val="right"/>
                </w:pPr>
              </w:pPrChange>
            </w:pPr>
            <w:r w:rsidRPr="0032616F">
              <w:rPr>
                <w:sz w:val="18"/>
                <w:rPrChange w:id="293" w:author="Stephen McGough" w:date="2008-07-08T11:55:00Z">
                  <w:rPr/>
                </w:rPrChange>
              </w:rPr>
              <w:t>ExclusiveExecution</w:t>
            </w:r>
          </w:p>
        </w:tc>
        <w:tc>
          <w:tcPr>
            <w:tcW w:w="567" w:type="dxa"/>
            <w:tcBorders>
              <w:left w:val="single" w:sz="4" w:space="0" w:color="000000"/>
              <w:bottom w:val="single" w:sz="4" w:space="0" w:color="000000"/>
            </w:tcBorders>
            <w:vAlign w:val="bottom"/>
          </w:tcPr>
          <w:p w:rsidR="009C352E" w:rsidRPr="00D36962" w:rsidRDefault="0032616F" w:rsidP="00D36962">
            <w:pPr>
              <w:jc w:val="right"/>
              <w:rPr>
                <w:rFonts w:ascii="ＭＳ Ｐゴシック" w:eastAsia="ＭＳ Ｐゴシック" w:hAnsi="ＭＳ Ｐゴシック" w:cs="ＭＳ Ｐゴシック"/>
                <w:color w:val="000000"/>
                <w:sz w:val="18"/>
                <w:lang w:eastAsia="ja-JP"/>
                <w:rPrChange w:id="294" w:author="Stephen McGough" w:date="2008-07-08T11:55: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295" w:author="Stephen McGough" w:date="2008-07-08T11:55:00Z">
                  <w:rPr>
                    <w:color w:val="000000"/>
                    <w:lang w:eastAsia="ja-JP"/>
                  </w:rPr>
                </w:rPrChange>
              </w:rPr>
              <w:t>4</w:t>
            </w:r>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296" w:author="Stephen McGough" w:date="2008-07-08T11:55:00Z">
                  <w:rPr>
                    <w:rFonts w:ascii="ＭＳ Ｐゴシック" w:eastAsia="ＭＳ Ｐゴシック" w:hAnsi="ＭＳ Ｐゴシック" w:cs="ＭＳ Ｐゴシック"/>
                    <w:b/>
                    <w:color w:val="000000"/>
                    <w:kern w:val="32"/>
                    <w:sz w:val="18"/>
                    <w:szCs w:val="18"/>
                    <w:lang w:eastAsia="ja-JP"/>
                  </w:rPr>
                </w:rPrChange>
              </w:rPr>
              <w:pPrChange w:id="297" w:author="Stephen McGough" w:date="2008-07-08T11:55:00Z">
                <w:pPr>
                  <w:keepNext/>
                  <w:numPr>
                    <w:numId w:val="11"/>
                  </w:numPr>
                  <w:tabs>
                    <w:tab w:val="num" w:pos="360"/>
                  </w:tabs>
                  <w:spacing w:before="120" w:after="60"/>
                  <w:ind w:left="360" w:hanging="360"/>
                  <w:jc w:val="right"/>
                  <w:outlineLvl w:val="0"/>
                </w:pPr>
              </w:pPrChange>
            </w:pPr>
            <w:ins w:id="298" w:author="Stephen McGough" w:date="2008-07-08T11:24:00Z">
              <w:r w:rsidRPr="0032616F">
                <w:rPr>
                  <w:color w:val="000000"/>
                  <w:sz w:val="18"/>
                  <w:lang w:val="en-GB" w:eastAsia="ja-JP"/>
                  <w:rPrChange w:id="299" w:author="Stephen McGough" w:date="2008-07-08T11:55:00Z">
                    <w:rPr>
                      <w:color w:val="000000"/>
                      <w:lang w:val="en-GB" w:eastAsia="ja-JP"/>
                    </w:rPr>
                  </w:rPrChange>
                </w:rPr>
                <w:t>6</w:t>
              </w:r>
            </w:ins>
            <w:del w:id="300" w:author="Stephen McGough" w:date="2008-07-08T11:24:00Z">
              <w:r w:rsidRPr="0032616F">
                <w:rPr>
                  <w:color w:val="000000"/>
                  <w:sz w:val="18"/>
                  <w:lang w:eastAsia="ja-JP"/>
                  <w:rPrChange w:id="301" w:author="Stephen McGough" w:date="2008-07-08T11:55:00Z">
                    <w:rPr>
                      <w:color w:val="000000"/>
                      <w:lang w:eastAsia="ja-JP"/>
                    </w:rPr>
                  </w:rPrChange>
                </w:rPr>
                <w:delText>5</w:delText>
              </w:r>
            </w:del>
          </w:p>
        </w:tc>
        <w:tc>
          <w:tcPr>
            <w:tcW w:w="567" w:type="dxa"/>
            <w:tcBorders>
              <w:left w:val="single" w:sz="4" w:space="0" w:color="000000"/>
              <w:bottom w:val="single" w:sz="4" w:space="0" w:color="000000"/>
            </w:tcBorders>
            <w:vAlign w:val="bottom"/>
          </w:tcPr>
          <w:p w:rsidR="009C352E" w:rsidRPr="00D36962" w:rsidRDefault="0032616F" w:rsidP="00D36962">
            <w:pPr>
              <w:jc w:val="right"/>
              <w:rPr>
                <w:rFonts w:ascii="ＭＳ Ｐゴシック" w:eastAsia="ＭＳ Ｐゴシック" w:hAnsi="ＭＳ Ｐゴシック" w:cs="ＭＳ Ｐゴシック"/>
                <w:color w:val="000000"/>
                <w:sz w:val="18"/>
                <w:rPrChange w:id="302" w:author="Stephen McGough" w:date="2008-07-08T11:55:00Z">
                  <w:rPr>
                    <w:rFonts w:ascii="ＭＳ Ｐゴシック" w:eastAsia="ＭＳ Ｐゴシック" w:hAnsi="ＭＳ Ｐゴシック" w:cs="ＭＳ Ｐゴシック"/>
                    <w:color w:val="000000"/>
                  </w:rPr>
                </w:rPrChange>
              </w:rPr>
            </w:pPr>
            <w:r w:rsidRPr="0032616F">
              <w:rPr>
                <w:color w:val="000000"/>
                <w:sz w:val="18"/>
                <w:rPrChange w:id="303" w:author="Stephen McGough" w:date="2008-07-08T11:55: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304" w:author="Stephen McGough" w:date="2008-07-08T11:55:00Z">
                  <w:rPr/>
                </w:rPrChange>
              </w:rPr>
              <w:pPrChange w:id="305" w:author="Stephen McGough" w:date="2008-07-08T11:55:00Z">
                <w:pPr>
                  <w:snapToGrid w:val="0"/>
                </w:pPr>
              </w:pPrChange>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OperatingSystem</w:t>
            </w:r>
          </w:p>
        </w:tc>
        <w:tc>
          <w:tcPr>
            <w:tcW w:w="567" w:type="dxa"/>
            <w:tcBorders>
              <w:left w:val="single" w:sz="4" w:space="0" w:color="000000"/>
              <w:bottom w:val="single" w:sz="4" w:space="0" w:color="000000"/>
            </w:tcBorders>
            <w:vAlign w:val="bottom"/>
          </w:tcPr>
          <w:p w:rsidR="009C352E" w:rsidRPr="002E62B3" w:rsidRDefault="007F48FA">
            <w:pPr>
              <w:jc w:val="right"/>
              <w:rPr>
                <w:rFonts w:ascii="ＭＳ Ｐゴシック" w:eastAsia="ＭＳ Ｐゴシック" w:hAnsi="ＭＳ Ｐゴシック" w:cs="ＭＳ Ｐゴシック"/>
                <w:color w:val="000000"/>
                <w:sz w:val="18"/>
                <w:szCs w:val="18"/>
                <w:lang w:val="en-GB"/>
              </w:rPr>
            </w:pPr>
            <w:ins w:id="306" w:author="Stephen McGough" w:date="2008-07-08T12:07:00Z">
              <w:r>
                <w:rPr>
                  <w:color w:val="000000"/>
                  <w:sz w:val="18"/>
                  <w:szCs w:val="18"/>
                  <w:lang w:val="en-GB"/>
                </w:rPr>
                <w:t>7</w:t>
              </w:r>
            </w:ins>
            <w:del w:id="307" w:author="Stephen McGough" w:date="2008-07-08T12:07:00Z">
              <w:r w:rsidR="002E62B3" w:rsidDel="007F48FA">
                <w:rPr>
                  <w:color w:val="000000"/>
                  <w:sz w:val="18"/>
                  <w:szCs w:val="18"/>
                  <w:lang w:val="en-GB"/>
                </w:rPr>
                <w:delText>6</w:delText>
              </w:r>
            </w:del>
          </w:p>
        </w:tc>
        <w:tc>
          <w:tcPr>
            <w:tcW w:w="567" w:type="dxa"/>
            <w:tcBorders>
              <w:left w:val="single" w:sz="4" w:space="0" w:color="000000"/>
              <w:bottom w:val="single" w:sz="4" w:space="0" w:color="000000"/>
            </w:tcBorders>
            <w:vAlign w:val="bottom"/>
          </w:tcPr>
          <w:p w:rsidR="009C352E" w:rsidRPr="002E62B3" w:rsidRDefault="00581E87">
            <w:pPr>
              <w:jc w:val="right"/>
              <w:rPr>
                <w:rFonts w:ascii="ＭＳ Ｐゴシック" w:eastAsia="ＭＳ Ｐゴシック" w:hAnsi="ＭＳ Ｐゴシック" w:cs="ＭＳ Ｐゴシック"/>
                <w:color w:val="000000"/>
                <w:sz w:val="18"/>
                <w:szCs w:val="18"/>
                <w:lang w:val="en-GB"/>
              </w:rPr>
            </w:pPr>
            <w:ins w:id="308" w:author="Stephen McGough" w:date="2008-07-08T11:24:00Z">
              <w:r>
                <w:rPr>
                  <w:color w:val="000000"/>
                  <w:sz w:val="18"/>
                  <w:szCs w:val="18"/>
                  <w:lang w:val="en-GB"/>
                </w:rPr>
                <w:t>4</w:t>
              </w:r>
            </w:ins>
            <w:del w:id="309" w:author="Stephen McGough" w:date="2008-07-08T11:24:00Z">
              <w:r w:rsidR="002E62B3" w:rsidDel="00581E87">
                <w:rPr>
                  <w:color w:val="000000"/>
                  <w:sz w:val="18"/>
                  <w:szCs w:val="18"/>
                  <w:lang w:val="en-GB"/>
                </w:rPr>
                <w:delText>3</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OperatingSystemType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310" w:author="Stephen McGough" w:date="2008-07-08T11:25:00Z">
                  <w:rPr>
                    <w:rFonts w:ascii="ＭＳ Ｐゴシック" w:eastAsia="ＭＳ Ｐゴシック" w:hAnsi="ＭＳ Ｐゴシック" w:cs="ＭＳ Ｐゴシック"/>
                    <w:color w:val="000000"/>
                    <w:sz w:val="18"/>
                    <w:szCs w:val="18"/>
                  </w:rPr>
                </w:rPrChange>
              </w:rPr>
            </w:pPr>
            <w:ins w:id="311" w:author="Stephen McGough" w:date="2008-07-08T11:25:00Z">
              <w:r>
                <w:rPr>
                  <w:color w:val="000000"/>
                  <w:sz w:val="18"/>
                  <w:szCs w:val="18"/>
                  <w:lang w:val="en-GB"/>
                </w:rPr>
                <w:t>5</w:t>
              </w:r>
            </w:ins>
            <w:del w:id="312" w:author="Stephen McGough" w:date="2008-07-08T11:25: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OperatingSystemName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313" w:author="Stephen McGough" w:date="2008-07-08T11:25:00Z">
                  <w:rPr>
                    <w:rFonts w:ascii="ＭＳ Ｐゴシック" w:eastAsia="ＭＳ Ｐゴシック" w:hAnsi="ＭＳ Ｐゴシック" w:cs="ＭＳ Ｐゴシック"/>
                    <w:color w:val="000000"/>
                    <w:sz w:val="18"/>
                    <w:szCs w:val="18"/>
                  </w:rPr>
                </w:rPrChange>
              </w:rPr>
            </w:pPr>
            <w:ins w:id="314" w:author="Stephen McGough" w:date="2008-07-08T11:25:00Z">
              <w:r>
                <w:rPr>
                  <w:color w:val="000000"/>
                  <w:sz w:val="18"/>
                  <w:szCs w:val="18"/>
                  <w:lang w:val="en-GB"/>
                </w:rPr>
                <w:t>5</w:t>
              </w:r>
            </w:ins>
            <w:del w:id="315" w:author="Stephen McGough" w:date="2008-07-08T11:25: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OperatingSystemVersion</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316" w:author="Stephen McGough" w:date="2008-07-08T11:25:00Z">
                  <w:rPr>
                    <w:rFonts w:ascii="ＭＳ Ｐゴシック" w:eastAsia="ＭＳ Ｐゴシック" w:hAnsi="ＭＳ Ｐゴシック" w:cs="ＭＳ Ｐゴシック"/>
                    <w:color w:val="000000"/>
                    <w:sz w:val="18"/>
                    <w:szCs w:val="18"/>
                  </w:rPr>
                </w:rPrChange>
              </w:rPr>
            </w:pPr>
            <w:ins w:id="317" w:author="Stephen McGough" w:date="2008-07-08T11:25:00Z">
              <w:r>
                <w:rPr>
                  <w:color w:val="000000"/>
                  <w:sz w:val="18"/>
                  <w:szCs w:val="18"/>
                  <w:lang w:val="en-GB"/>
                </w:rPr>
                <w:t>5</w:t>
              </w:r>
            </w:ins>
            <w:del w:id="318" w:author="Stephen McGough" w:date="2008-07-08T11:25: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CPUArchitecture</w:t>
            </w:r>
          </w:p>
        </w:tc>
        <w:tc>
          <w:tcPr>
            <w:tcW w:w="567" w:type="dxa"/>
            <w:tcBorders>
              <w:left w:val="single" w:sz="4" w:space="0" w:color="000000"/>
              <w:bottom w:val="single" w:sz="4" w:space="0" w:color="000000"/>
            </w:tcBorders>
            <w:vAlign w:val="bottom"/>
          </w:tcPr>
          <w:p w:rsidR="009C352E" w:rsidRPr="002E62B3" w:rsidRDefault="007F48FA">
            <w:pPr>
              <w:jc w:val="right"/>
              <w:rPr>
                <w:rFonts w:ascii="ＭＳ Ｐゴシック" w:eastAsia="ＭＳ Ｐゴシック" w:hAnsi="ＭＳ Ｐゴシック" w:cs="ＭＳ Ｐゴシック"/>
                <w:color w:val="000000"/>
                <w:sz w:val="18"/>
                <w:szCs w:val="18"/>
                <w:lang w:val="en-GB"/>
              </w:rPr>
            </w:pPr>
            <w:ins w:id="319" w:author="Stephen McGough" w:date="2008-07-08T12:07:00Z">
              <w:r>
                <w:rPr>
                  <w:color w:val="000000"/>
                  <w:sz w:val="18"/>
                  <w:szCs w:val="18"/>
                  <w:lang w:val="en-GB"/>
                </w:rPr>
                <w:t>7</w:t>
              </w:r>
            </w:ins>
            <w:del w:id="320" w:author="Stephen McGough" w:date="2008-07-08T12:07:00Z">
              <w:r w:rsidR="002E62B3" w:rsidDel="007F48FA">
                <w:rPr>
                  <w:color w:val="000000"/>
                  <w:sz w:val="18"/>
                  <w:szCs w:val="18"/>
                  <w:lang w:val="en-GB"/>
                </w:rPr>
                <w:delText>6</w:delText>
              </w:r>
            </w:del>
          </w:p>
        </w:tc>
        <w:tc>
          <w:tcPr>
            <w:tcW w:w="567" w:type="dxa"/>
            <w:tcBorders>
              <w:left w:val="single" w:sz="4" w:space="0" w:color="000000"/>
              <w:bottom w:val="single" w:sz="4" w:space="0" w:color="000000"/>
            </w:tcBorders>
            <w:vAlign w:val="bottom"/>
          </w:tcPr>
          <w:p w:rsidR="009C352E" w:rsidRPr="002E62B3" w:rsidRDefault="00581E87">
            <w:pPr>
              <w:jc w:val="right"/>
              <w:rPr>
                <w:rFonts w:ascii="ＭＳ Ｐゴシック" w:eastAsia="ＭＳ Ｐゴシック" w:hAnsi="ＭＳ Ｐゴシック" w:cs="ＭＳ Ｐゴシック"/>
                <w:color w:val="000000"/>
                <w:sz w:val="18"/>
                <w:szCs w:val="18"/>
                <w:lang w:val="en-GB"/>
              </w:rPr>
            </w:pPr>
            <w:ins w:id="321" w:author="Stephen McGough" w:date="2008-07-08T11:25:00Z">
              <w:r>
                <w:rPr>
                  <w:color w:val="000000"/>
                  <w:sz w:val="18"/>
                  <w:szCs w:val="18"/>
                  <w:lang w:val="en-GB"/>
                </w:rPr>
                <w:t>4</w:t>
              </w:r>
            </w:ins>
            <w:del w:id="322" w:author="Stephen McGough" w:date="2008-07-08T11:25:00Z">
              <w:r w:rsidR="002E62B3" w:rsidDel="00581E87">
                <w:rPr>
                  <w:color w:val="000000"/>
                  <w:sz w:val="18"/>
                  <w:szCs w:val="18"/>
                  <w:lang w:val="en-GB"/>
                </w:rPr>
                <w:delText>3</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CPUArchitectureName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323" w:author="Stephen McGough" w:date="2008-07-08T11:25:00Z">
                  <w:rPr>
                    <w:rFonts w:ascii="ＭＳ Ｐゴシック" w:eastAsia="ＭＳ Ｐゴシック" w:hAnsi="ＭＳ Ｐゴシック" w:cs="ＭＳ Ｐゴシック"/>
                    <w:color w:val="000000"/>
                    <w:sz w:val="18"/>
                    <w:szCs w:val="18"/>
                  </w:rPr>
                </w:rPrChange>
              </w:rPr>
            </w:pPr>
            <w:ins w:id="324" w:author="Stephen McGough" w:date="2008-07-08T11:25:00Z">
              <w:r>
                <w:rPr>
                  <w:color w:val="000000"/>
                  <w:sz w:val="18"/>
                  <w:szCs w:val="18"/>
                  <w:lang w:val="en-GB"/>
                </w:rPr>
                <w:t>5</w:t>
              </w:r>
            </w:ins>
            <w:del w:id="325" w:author="Stephen McGough" w:date="2008-07-08T11:25: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000000" w:rsidRDefault="0032616F">
            <w:pPr>
              <w:jc w:val="right"/>
              <w:rPr>
                <w:sz w:val="18"/>
                <w:rPrChange w:id="326" w:author="Stephen McGough" w:date="2008-07-08T12:55:00Z">
                  <w:rPr>
                    <w:b/>
                    <w:kern w:val="32"/>
                    <w:sz w:val="20"/>
                  </w:rPr>
                </w:rPrChange>
              </w:rPr>
              <w:pPrChange w:id="327" w:author="Stephen McGough" w:date="2008-07-08T12:55:00Z">
                <w:pPr>
                  <w:keepNext/>
                  <w:numPr>
                    <w:numId w:val="11"/>
                  </w:numPr>
                  <w:tabs>
                    <w:tab w:val="num" w:pos="360"/>
                  </w:tabs>
                  <w:snapToGrid w:val="0"/>
                  <w:spacing w:before="120" w:after="60"/>
                  <w:ind w:left="360" w:firstLine="720"/>
                  <w:jc w:val="right"/>
                  <w:outlineLvl w:val="0"/>
                </w:pPr>
              </w:pPrChange>
            </w:pPr>
            <w:r w:rsidRPr="0032616F">
              <w:rPr>
                <w:sz w:val="18"/>
                <w:rPrChange w:id="328" w:author="Stephen McGough" w:date="2008-07-08T12:55:00Z">
                  <w:rPr/>
                </w:rPrChange>
              </w:rPr>
              <w:t>IndividualCPUSpeed</w:t>
            </w:r>
          </w:p>
        </w:tc>
        <w:tc>
          <w:tcPr>
            <w:tcW w:w="567" w:type="dxa"/>
            <w:tcBorders>
              <w:left w:val="single" w:sz="4" w:space="0" w:color="000000"/>
              <w:bottom w:val="single" w:sz="4" w:space="0" w:color="000000"/>
            </w:tcBorders>
            <w:vAlign w:val="bottom"/>
          </w:tcPr>
          <w:p w:rsidR="00000000" w:rsidRDefault="0032616F">
            <w:pPr>
              <w:jc w:val="right"/>
              <w:rPr>
                <w:rFonts w:ascii="ＭＳ Ｐゴシック" w:eastAsia="ＭＳ Ｐゴシック" w:hAnsi="ＭＳ Ｐゴシック" w:cs="ＭＳ Ｐゴシック"/>
                <w:color w:val="000000"/>
                <w:sz w:val="18"/>
                <w:lang w:val="en-GB" w:eastAsia="ja-JP"/>
                <w:rPrChange w:id="329" w:author="Stephen McGough" w:date="2008-07-08T12:55:00Z">
                  <w:rPr>
                    <w:rFonts w:ascii="ＭＳ Ｐゴシック" w:eastAsia="ＭＳ Ｐゴシック" w:hAnsi="ＭＳ Ｐゴシック" w:cs="ＭＳ Ｐゴシック"/>
                    <w:b/>
                    <w:color w:val="000000"/>
                    <w:kern w:val="32"/>
                    <w:sz w:val="18"/>
                    <w:szCs w:val="18"/>
                    <w:lang w:eastAsia="ja-JP"/>
                  </w:rPr>
                </w:rPrChange>
              </w:rPr>
              <w:pPrChange w:id="330" w:author="Stephen McGough" w:date="2008-07-08T12:55:00Z">
                <w:pPr>
                  <w:keepNext/>
                  <w:numPr>
                    <w:numId w:val="11"/>
                  </w:numPr>
                  <w:tabs>
                    <w:tab w:val="num" w:pos="360"/>
                  </w:tabs>
                  <w:spacing w:before="120" w:after="60"/>
                  <w:ind w:left="360" w:hanging="360"/>
                  <w:jc w:val="right"/>
                  <w:outlineLvl w:val="0"/>
                </w:pPr>
              </w:pPrChange>
            </w:pPr>
            <w:ins w:id="331" w:author="Stephen McGough" w:date="2008-07-08T12:07:00Z">
              <w:r w:rsidRPr="0032616F">
                <w:rPr>
                  <w:color w:val="000000"/>
                  <w:sz w:val="18"/>
                  <w:lang w:val="en-GB" w:eastAsia="ja-JP"/>
                  <w:rPrChange w:id="332" w:author="Stephen McGough" w:date="2008-07-08T12:55:00Z">
                    <w:rPr>
                      <w:color w:val="000000"/>
                      <w:lang w:val="en-GB" w:eastAsia="ja-JP"/>
                    </w:rPr>
                  </w:rPrChange>
                </w:rPr>
                <w:t>5</w:t>
              </w:r>
            </w:ins>
            <w:del w:id="333" w:author="Stephen McGough" w:date="2008-07-08T12:07:00Z">
              <w:r w:rsidRPr="0032616F">
                <w:rPr>
                  <w:color w:val="000000"/>
                  <w:sz w:val="18"/>
                  <w:lang w:eastAsia="ja-JP"/>
                  <w:rPrChange w:id="334" w:author="Stephen McGough" w:date="2008-07-08T12:55:00Z">
                    <w:rPr>
                      <w:color w:val="000000"/>
                      <w:lang w:eastAsia="ja-JP"/>
                    </w:rPr>
                  </w:rPrChange>
                </w:rPr>
                <w:delText>4</w:delText>
              </w:r>
            </w:del>
          </w:p>
        </w:tc>
        <w:tc>
          <w:tcPr>
            <w:tcW w:w="567" w:type="dxa"/>
            <w:tcBorders>
              <w:left w:val="single" w:sz="4" w:space="0" w:color="000000"/>
              <w:bottom w:val="single" w:sz="4" w:space="0" w:color="000000"/>
            </w:tcBorders>
            <w:vAlign w:val="bottom"/>
          </w:tcPr>
          <w:p w:rsidR="0032616F" w:rsidRPr="0032616F" w:rsidRDefault="0032616F" w:rsidP="0032616F">
            <w:pPr>
              <w:numPr>
                <w:ins w:id="335" w:author="Stephen McGough" w:date="2008-07-08T11:49:00Z"/>
              </w:numPr>
              <w:jc w:val="right"/>
              <w:rPr>
                <w:rFonts w:ascii="ＭＳ Ｐゴシック" w:eastAsia="ＭＳ Ｐゴシック" w:hAnsi="ＭＳ Ｐゴシック" w:cs="ＭＳ Ｐゴシック"/>
                <w:sz w:val="18"/>
                <w:lang w:val="en-GB" w:eastAsia="ja-JP"/>
                <w:rPrChange w:id="336" w:author="Stephen McGough" w:date="2008-07-08T12:55:00Z">
                  <w:rPr>
                    <w:rFonts w:ascii="ＭＳ Ｐゴシック" w:eastAsia="ＭＳ Ｐゴシック" w:hAnsi="ＭＳ Ｐゴシック" w:cs="ＭＳ Ｐゴシック"/>
                    <w:b/>
                    <w:color w:val="000000"/>
                    <w:kern w:val="32"/>
                    <w:sz w:val="18"/>
                    <w:szCs w:val="18"/>
                    <w:lang w:eastAsia="ja-JP"/>
                  </w:rPr>
                </w:rPrChange>
              </w:rPr>
              <w:pPrChange w:id="337" w:author="Stephen McGough" w:date="2008-07-08T12:55:00Z">
                <w:pPr>
                  <w:keepNext/>
                  <w:numPr>
                    <w:numId w:val="11"/>
                  </w:numPr>
                  <w:tabs>
                    <w:tab w:val="num" w:pos="360"/>
                  </w:tabs>
                  <w:spacing w:before="120" w:after="60"/>
                  <w:ind w:left="360" w:hanging="360"/>
                  <w:jc w:val="right"/>
                  <w:outlineLvl w:val="0"/>
                </w:pPr>
              </w:pPrChange>
            </w:pPr>
            <w:ins w:id="338" w:author="Stephen McGough" w:date="2008-07-08T11:25:00Z">
              <w:r w:rsidRPr="0032616F">
                <w:rPr>
                  <w:sz w:val="18"/>
                  <w:lang w:val="en-GB" w:eastAsia="ja-JP"/>
                  <w:rPrChange w:id="339" w:author="Stephen McGough" w:date="2008-07-08T12:55:00Z">
                    <w:rPr>
                      <w:lang w:val="en-GB" w:eastAsia="ja-JP"/>
                    </w:rPr>
                  </w:rPrChange>
                </w:rPr>
                <w:t>6</w:t>
              </w:r>
            </w:ins>
            <w:del w:id="340" w:author="Stephen McGough" w:date="2008-07-08T11:25:00Z">
              <w:r w:rsidRPr="0032616F">
                <w:rPr>
                  <w:sz w:val="18"/>
                  <w:lang w:eastAsia="ja-JP"/>
                  <w:rPrChange w:id="341" w:author="Stephen McGough" w:date="2008-07-08T12:55:00Z">
                    <w:rPr>
                      <w:lang w:eastAsia="ja-JP"/>
                    </w:rPr>
                  </w:rPrChange>
                </w:rPr>
                <w:delText>5</w:delText>
              </w:r>
            </w:del>
          </w:p>
        </w:tc>
        <w:tc>
          <w:tcPr>
            <w:tcW w:w="567" w:type="dxa"/>
            <w:tcBorders>
              <w:left w:val="single" w:sz="4" w:space="0" w:color="000000"/>
              <w:bottom w:val="single" w:sz="4" w:space="0" w:color="000000"/>
            </w:tcBorders>
            <w:vAlign w:val="bottom"/>
          </w:tcPr>
          <w:p w:rsidR="009C352E" w:rsidRPr="00C20A08" w:rsidRDefault="0032616F" w:rsidP="00C20A08">
            <w:pPr>
              <w:jc w:val="right"/>
              <w:rPr>
                <w:rFonts w:ascii="ＭＳ Ｐゴシック" w:eastAsia="ＭＳ Ｐゴシック" w:hAnsi="ＭＳ Ｐゴシック" w:cs="ＭＳ Ｐゴシック"/>
                <w:color w:val="000000"/>
                <w:sz w:val="18"/>
                <w:rPrChange w:id="342" w:author="Stephen McGough" w:date="2008-07-08T12:55:00Z">
                  <w:rPr>
                    <w:rFonts w:ascii="ＭＳ Ｐゴシック" w:eastAsia="ＭＳ Ｐゴシック" w:hAnsi="ＭＳ Ｐゴシック" w:cs="ＭＳ Ｐゴシック"/>
                    <w:color w:val="000000"/>
                  </w:rPr>
                </w:rPrChange>
              </w:rPr>
            </w:pPr>
            <w:r w:rsidRPr="0032616F">
              <w:rPr>
                <w:color w:val="000000"/>
                <w:sz w:val="18"/>
                <w:rPrChange w:id="343" w:author="Stephen McGough" w:date="2008-07-08T12:55:00Z">
                  <w:rPr>
                    <w:color w:val="000000"/>
                  </w:rPr>
                </w:rPrChange>
              </w:rPr>
              <w:t>0</w:t>
            </w:r>
          </w:p>
        </w:tc>
        <w:tc>
          <w:tcPr>
            <w:tcW w:w="3128" w:type="dxa"/>
            <w:tcBorders>
              <w:left w:val="single" w:sz="4" w:space="0" w:color="000000"/>
              <w:bottom w:val="single" w:sz="4" w:space="0" w:color="000000"/>
              <w:right w:val="single" w:sz="4" w:space="0" w:color="000000"/>
            </w:tcBorders>
          </w:tcPr>
          <w:p w:rsidR="00000000" w:rsidRDefault="006C76D5">
            <w:pPr>
              <w:jc w:val="right"/>
              <w:rPr>
                <w:sz w:val="18"/>
                <w:rPrChange w:id="344" w:author="Stephen McGough" w:date="2008-07-08T12:55:00Z">
                  <w:rPr/>
                </w:rPrChange>
              </w:rPr>
              <w:pPrChange w:id="345" w:author="Stephen McGough" w:date="2008-07-08T12:55:00Z">
                <w:pPr>
                  <w:snapToGrid w:val="0"/>
                </w:pPr>
              </w:pPrChange>
            </w:pPr>
          </w:p>
        </w:tc>
      </w:tr>
      <w:tr w:rsidR="009C352E" w:rsidRPr="00C55955">
        <w:tc>
          <w:tcPr>
            <w:tcW w:w="3515" w:type="dxa"/>
            <w:tcBorders>
              <w:left w:val="single" w:sz="4" w:space="0" w:color="000000"/>
              <w:bottom w:val="single" w:sz="4" w:space="0" w:color="000000"/>
            </w:tcBorders>
          </w:tcPr>
          <w:p w:rsidR="0032616F" w:rsidRDefault="0032616F" w:rsidP="0032616F">
            <w:pPr>
              <w:jc w:val="right"/>
              <w:rPr>
                <w:sz w:val="18"/>
              </w:rPr>
              <w:pPrChange w:id="346" w:author="Stephen McGough" w:date="2008-07-08T11:52:00Z">
                <w:pPr>
                  <w:snapToGrid w:val="0"/>
                  <w:ind w:firstLine="720"/>
                  <w:jc w:val="right"/>
                </w:pPr>
              </w:pPrChange>
            </w:pPr>
            <w:r w:rsidRPr="0032616F">
              <w:rPr>
                <w:sz w:val="18"/>
                <w:rPrChange w:id="347" w:author="Stephen McGough" w:date="2008-07-08T11:51:00Z">
                  <w:rPr/>
                </w:rPrChange>
              </w:rPr>
              <w:t>IndividualCPUTime</w:t>
            </w:r>
          </w:p>
        </w:tc>
        <w:tc>
          <w:tcPr>
            <w:tcW w:w="567" w:type="dxa"/>
            <w:tcBorders>
              <w:left w:val="single" w:sz="4" w:space="0" w:color="000000"/>
              <w:bottom w:val="single" w:sz="4" w:space="0" w:color="000000"/>
            </w:tcBorders>
            <w:vAlign w:val="bottom"/>
          </w:tcPr>
          <w:p w:rsidR="0032616F" w:rsidRPr="0032616F" w:rsidRDefault="00ED7381" w:rsidP="0032616F">
            <w:pPr>
              <w:jc w:val="right"/>
              <w:rPr>
                <w:rFonts w:eastAsia="ＭＳ Ｐゴシック" w:cs="ＭＳ Ｐゴシック"/>
                <w:color w:val="000000"/>
                <w:sz w:val="18"/>
                <w:lang w:val="en-GB" w:eastAsia="ja-JP"/>
                <w:rPrChange w:id="348" w:author="Stephen McGough" w:date="2008-07-08T11:51:00Z">
                  <w:rPr>
                    <w:rFonts w:ascii="ＭＳ Ｐゴシック" w:eastAsia="ＭＳ Ｐゴシック" w:hAnsi="ＭＳ Ｐゴシック" w:cs="ＭＳ Ｐゴシック"/>
                    <w:b/>
                    <w:color w:val="000000"/>
                    <w:kern w:val="32"/>
                    <w:sz w:val="18"/>
                    <w:szCs w:val="18"/>
                    <w:lang w:eastAsia="ja-JP"/>
                  </w:rPr>
                </w:rPrChange>
              </w:rPr>
              <w:pPrChange w:id="349" w:author="Stephen McGough" w:date="2008-07-08T11:52:00Z">
                <w:pPr>
                  <w:keepNext/>
                  <w:numPr>
                    <w:numId w:val="11"/>
                  </w:numPr>
                  <w:tabs>
                    <w:tab w:val="num" w:pos="360"/>
                  </w:tabs>
                  <w:spacing w:before="120" w:after="60"/>
                  <w:ind w:left="360" w:hanging="360"/>
                  <w:jc w:val="right"/>
                  <w:outlineLvl w:val="0"/>
                </w:pPr>
              </w:pPrChange>
            </w:pPr>
            <w:ins w:id="350" w:author="Stephen McGough" w:date="2008-07-08T11:25:00Z">
              <w:r>
                <w:rPr>
                  <w:color w:val="000000"/>
                  <w:sz w:val="18"/>
                  <w:lang w:val="en-GB" w:eastAsia="ja-JP"/>
                </w:rPr>
                <w:t>6</w:t>
              </w:r>
            </w:ins>
            <w:del w:id="351" w:author="Stephen McGough" w:date="2008-07-08T11:25:00Z">
              <w:r w:rsidR="00B717D6" w:rsidRPr="00B717D6">
                <w:rPr>
                  <w:color w:val="000000"/>
                  <w:sz w:val="18"/>
                  <w:lang w:eastAsia="ja-JP"/>
                </w:rPr>
                <w:delText>4</w:delText>
              </w:r>
            </w:del>
          </w:p>
        </w:tc>
        <w:tc>
          <w:tcPr>
            <w:tcW w:w="567" w:type="dxa"/>
            <w:tcBorders>
              <w:left w:val="single" w:sz="4" w:space="0" w:color="000000"/>
              <w:bottom w:val="single" w:sz="4" w:space="0" w:color="000000"/>
            </w:tcBorders>
            <w:vAlign w:val="bottom"/>
          </w:tcPr>
          <w:p w:rsidR="009C352E" w:rsidRPr="00005FC9" w:rsidRDefault="00B717D6" w:rsidP="00005FC9">
            <w:pPr>
              <w:jc w:val="right"/>
              <w:rPr>
                <w:rFonts w:eastAsia="ＭＳ Ｐゴシック" w:cs="ＭＳ Ｐゴシック"/>
                <w:color w:val="000000"/>
                <w:sz w:val="18"/>
                <w:lang w:eastAsia="ja-JP"/>
                <w:rPrChange w:id="352" w:author="Stephen McGough" w:date="2008-07-08T11:51:00Z">
                  <w:rPr>
                    <w:rFonts w:ascii="ＭＳ Ｐゴシック" w:eastAsia="ＭＳ Ｐゴシック" w:hAnsi="ＭＳ Ｐゴシック" w:cs="ＭＳ Ｐゴシック"/>
                    <w:color w:val="000000"/>
                    <w:sz w:val="18"/>
                    <w:szCs w:val="18"/>
                    <w:lang w:eastAsia="ja-JP"/>
                  </w:rPr>
                </w:rPrChange>
              </w:rPr>
            </w:pPr>
            <w:r w:rsidRPr="00B717D6">
              <w:rPr>
                <w:color w:val="000000"/>
                <w:sz w:val="18"/>
                <w:lang w:eastAsia="ja-JP"/>
              </w:rPr>
              <w:t>5</w:t>
            </w:r>
          </w:p>
        </w:tc>
        <w:tc>
          <w:tcPr>
            <w:tcW w:w="567" w:type="dxa"/>
            <w:tcBorders>
              <w:left w:val="single" w:sz="4" w:space="0" w:color="000000"/>
              <w:bottom w:val="single" w:sz="4" w:space="0" w:color="000000"/>
            </w:tcBorders>
            <w:vAlign w:val="bottom"/>
          </w:tcPr>
          <w:p w:rsidR="009C352E" w:rsidRPr="00005FC9" w:rsidRDefault="00B717D6" w:rsidP="00005FC9">
            <w:pPr>
              <w:jc w:val="right"/>
              <w:rPr>
                <w:rFonts w:eastAsia="ＭＳ Ｐゴシック" w:cs="ＭＳ Ｐゴシック"/>
                <w:color w:val="000000"/>
                <w:sz w:val="18"/>
                <w:rPrChange w:id="353" w:author="Stephen McGough" w:date="2008-07-08T11:51:00Z">
                  <w:rPr>
                    <w:rFonts w:ascii="ＭＳ Ｐゴシック" w:eastAsia="ＭＳ Ｐゴシック" w:hAnsi="ＭＳ Ｐゴシック" w:cs="ＭＳ Ｐゴシック"/>
                    <w:color w:val="000000"/>
                    <w:sz w:val="18"/>
                    <w:szCs w:val="18"/>
                  </w:rPr>
                </w:rPrChange>
              </w:rPr>
            </w:pPr>
            <w:r w:rsidRPr="00B717D6">
              <w:rPr>
                <w:color w:val="000000"/>
                <w:sz w:val="18"/>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354" w:author="Stephen McGough" w:date="2008-07-08T11:51:00Z">
                  <w:rPr/>
                </w:rPrChange>
              </w:rPr>
              <w:pPrChange w:id="355" w:author="Stephen McGough" w:date="2008-07-08T11:52: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356" w:author="Stephen McGough" w:date="2008-07-08T11:52:00Z">
                  <w:rPr/>
                </w:rPrChange>
              </w:rPr>
              <w:pPrChange w:id="357" w:author="Stephen McGough" w:date="2008-07-08T11:52:00Z">
                <w:pPr>
                  <w:snapToGrid w:val="0"/>
                  <w:ind w:firstLine="720"/>
                  <w:jc w:val="right"/>
                </w:pPr>
              </w:pPrChange>
            </w:pPr>
            <w:r w:rsidRPr="0032616F">
              <w:rPr>
                <w:sz w:val="18"/>
                <w:rPrChange w:id="358" w:author="Stephen McGough" w:date="2008-07-08T11:52:00Z">
                  <w:rPr/>
                </w:rPrChange>
              </w:rPr>
              <w:t>IndividualCPUCount</w:t>
            </w:r>
          </w:p>
        </w:tc>
        <w:tc>
          <w:tcPr>
            <w:tcW w:w="567" w:type="dxa"/>
            <w:tcBorders>
              <w:left w:val="single" w:sz="4" w:space="0" w:color="000000"/>
              <w:bottom w:val="single" w:sz="4" w:space="0" w:color="000000"/>
            </w:tcBorders>
            <w:vAlign w:val="bottom"/>
          </w:tcPr>
          <w:p w:rsidR="0032616F" w:rsidRPr="0032616F" w:rsidRDefault="00ED7381" w:rsidP="0032616F">
            <w:pPr>
              <w:jc w:val="right"/>
              <w:rPr>
                <w:rFonts w:ascii="ＭＳ Ｐゴシック" w:eastAsia="ＭＳ Ｐゴシック" w:hAnsi="ＭＳ Ｐゴシック" w:cs="ＭＳ Ｐゴシック"/>
                <w:color w:val="000000"/>
                <w:sz w:val="18"/>
                <w:lang w:val="en-GB" w:eastAsia="ja-JP"/>
                <w:rPrChange w:id="359" w:author="Stephen McGough" w:date="2008-07-08T11:52:00Z">
                  <w:rPr>
                    <w:rFonts w:ascii="ＭＳ Ｐゴシック" w:eastAsia="ＭＳ Ｐゴシック" w:hAnsi="ＭＳ Ｐゴシック" w:cs="ＭＳ Ｐゴシック"/>
                    <w:b/>
                    <w:color w:val="000000"/>
                    <w:kern w:val="32"/>
                    <w:sz w:val="18"/>
                    <w:szCs w:val="18"/>
                    <w:lang w:eastAsia="ja-JP"/>
                  </w:rPr>
                </w:rPrChange>
              </w:rPr>
              <w:pPrChange w:id="360" w:author="Stephen McGough" w:date="2008-07-08T11:52:00Z">
                <w:pPr>
                  <w:keepNext/>
                  <w:numPr>
                    <w:numId w:val="11"/>
                  </w:numPr>
                  <w:tabs>
                    <w:tab w:val="num" w:pos="360"/>
                  </w:tabs>
                  <w:spacing w:before="120" w:after="60"/>
                  <w:ind w:left="360" w:hanging="360"/>
                  <w:jc w:val="right"/>
                  <w:outlineLvl w:val="0"/>
                </w:pPr>
              </w:pPrChange>
            </w:pPr>
            <w:ins w:id="361" w:author="Stephen McGough" w:date="2008-07-08T11:25:00Z">
              <w:r>
                <w:rPr>
                  <w:color w:val="000000"/>
                  <w:sz w:val="18"/>
                  <w:lang w:val="en-GB" w:eastAsia="ja-JP"/>
                </w:rPr>
                <w:t>8</w:t>
              </w:r>
            </w:ins>
            <w:del w:id="362" w:author="Stephen McGough" w:date="2008-07-08T11:25:00Z">
              <w:r w:rsidR="0032616F" w:rsidRPr="0032616F">
                <w:rPr>
                  <w:color w:val="000000"/>
                  <w:sz w:val="18"/>
                  <w:lang w:eastAsia="ja-JP"/>
                  <w:rPrChange w:id="363" w:author="Stephen McGough" w:date="2008-07-08T11:52:00Z">
                    <w:rPr>
                      <w:color w:val="000000"/>
                      <w:lang w:eastAsia="ja-JP"/>
                    </w:rPr>
                  </w:rPrChange>
                </w:rPr>
                <w:delText>6</w:delText>
              </w:r>
            </w:del>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lang w:eastAsia="ja-JP"/>
                <w:rPrChange w:id="364" w:author="Stephen McGough" w:date="2008-07-08T11:52: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365" w:author="Stephen McGough" w:date="2008-07-08T11:52:00Z">
                  <w:rPr>
                    <w:color w:val="000000"/>
                    <w:lang w:eastAsia="ja-JP"/>
                  </w:rPr>
                </w:rPrChange>
              </w:rPr>
              <w:t>3</w:t>
            </w:r>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rPrChange w:id="366" w:author="Stephen McGough" w:date="2008-07-08T11:52:00Z">
                  <w:rPr>
                    <w:rFonts w:ascii="ＭＳ Ｐゴシック" w:eastAsia="ＭＳ Ｐゴシック" w:hAnsi="ＭＳ Ｐゴシック" w:cs="ＭＳ Ｐゴシック"/>
                    <w:color w:val="000000"/>
                  </w:rPr>
                </w:rPrChange>
              </w:rPr>
            </w:pPr>
            <w:r w:rsidRPr="0032616F">
              <w:rPr>
                <w:color w:val="000000"/>
                <w:sz w:val="18"/>
                <w:rPrChange w:id="367" w:author="Stephen McGough" w:date="2008-07-08T11:52: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368" w:author="Stephen McGough" w:date="2008-07-08T11:52:00Z">
                  <w:rPr/>
                </w:rPrChange>
              </w:rPr>
              <w:pPrChange w:id="369" w:author="Stephen McGough" w:date="2008-07-08T11:52: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370" w:author="Stephen McGough" w:date="2008-07-08T11:53:00Z">
                  <w:rPr/>
                </w:rPrChange>
              </w:rPr>
              <w:pPrChange w:id="371" w:author="Stephen McGough" w:date="2008-07-08T11:53:00Z">
                <w:pPr>
                  <w:snapToGrid w:val="0"/>
                  <w:ind w:firstLine="720"/>
                  <w:jc w:val="right"/>
                </w:pPr>
              </w:pPrChange>
            </w:pPr>
            <w:r w:rsidRPr="0032616F">
              <w:rPr>
                <w:sz w:val="18"/>
                <w:rPrChange w:id="372" w:author="Stephen McGough" w:date="2008-07-08T11:53:00Z">
                  <w:rPr/>
                </w:rPrChange>
              </w:rPr>
              <w:t>IndividualNetworkBandwidth</w:t>
            </w:r>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lang w:eastAsia="ja-JP"/>
                <w:rPrChange w:id="373" w:author="Stephen McGough" w:date="2008-07-08T11:53: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374" w:author="Stephen McGough" w:date="2008-07-08T11:53:00Z">
                  <w:rPr>
                    <w:color w:val="000000"/>
                    <w:lang w:eastAsia="ja-JP"/>
                  </w:rPr>
                </w:rPrChange>
              </w:rPr>
              <w:t>2</w:t>
            </w:r>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375" w:author="Stephen McGough" w:date="2008-07-08T11:53:00Z">
                  <w:rPr>
                    <w:rFonts w:ascii="ＭＳ Ｐゴシック" w:eastAsia="ＭＳ Ｐゴシック" w:hAnsi="ＭＳ Ｐゴシック" w:cs="ＭＳ Ｐゴシック"/>
                    <w:b/>
                    <w:color w:val="000000"/>
                    <w:kern w:val="32"/>
                    <w:sz w:val="18"/>
                    <w:szCs w:val="18"/>
                    <w:lang w:eastAsia="ja-JP"/>
                  </w:rPr>
                </w:rPrChange>
              </w:rPr>
              <w:pPrChange w:id="376" w:author="Stephen McGough" w:date="2008-07-08T11:53:00Z">
                <w:pPr>
                  <w:keepNext/>
                  <w:numPr>
                    <w:numId w:val="11"/>
                  </w:numPr>
                  <w:tabs>
                    <w:tab w:val="num" w:pos="360"/>
                  </w:tabs>
                  <w:spacing w:before="120" w:after="60"/>
                  <w:ind w:left="360" w:hanging="360"/>
                  <w:jc w:val="right"/>
                  <w:outlineLvl w:val="0"/>
                </w:pPr>
              </w:pPrChange>
            </w:pPr>
            <w:ins w:id="377" w:author="Stephen McGough" w:date="2008-07-08T11:25:00Z">
              <w:r w:rsidRPr="0032616F">
                <w:rPr>
                  <w:color w:val="000000"/>
                  <w:sz w:val="18"/>
                  <w:lang w:val="en-GB" w:eastAsia="ja-JP"/>
                  <w:rPrChange w:id="378" w:author="Stephen McGough" w:date="2008-07-08T11:53:00Z">
                    <w:rPr>
                      <w:color w:val="000000"/>
                      <w:lang w:val="en-GB" w:eastAsia="ja-JP"/>
                    </w:rPr>
                  </w:rPrChange>
                </w:rPr>
                <w:t>8</w:t>
              </w:r>
            </w:ins>
            <w:del w:id="379" w:author="Stephen McGough" w:date="2008-07-08T11:25:00Z">
              <w:r w:rsidRPr="0032616F">
                <w:rPr>
                  <w:color w:val="000000"/>
                  <w:sz w:val="18"/>
                  <w:lang w:eastAsia="ja-JP"/>
                  <w:rPrChange w:id="380" w:author="Stephen McGough" w:date="2008-07-08T11:53:00Z">
                    <w:rPr>
                      <w:color w:val="000000"/>
                      <w:lang w:eastAsia="ja-JP"/>
                    </w:rPr>
                  </w:rPrChange>
                </w:rPr>
                <w:delText>7</w:delText>
              </w:r>
            </w:del>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rPrChange w:id="381" w:author="Stephen McGough" w:date="2008-07-08T11:53:00Z">
                  <w:rPr>
                    <w:rFonts w:ascii="ＭＳ Ｐゴシック" w:eastAsia="ＭＳ Ｐゴシック" w:hAnsi="ＭＳ Ｐゴシック" w:cs="ＭＳ Ｐゴシック"/>
                    <w:color w:val="000000"/>
                  </w:rPr>
                </w:rPrChange>
              </w:rPr>
            </w:pPr>
            <w:r w:rsidRPr="0032616F">
              <w:rPr>
                <w:color w:val="000000"/>
                <w:sz w:val="18"/>
                <w:rPrChange w:id="382" w:author="Stephen McGough" w:date="2008-07-08T11:53: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383" w:author="Stephen McGough" w:date="2008-07-08T11:53:00Z">
                  <w:rPr/>
                </w:rPrChange>
              </w:rPr>
              <w:pPrChange w:id="384" w:author="Stephen McGough" w:date="2008-07-08T11:53: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385" w:author="Stephen McGough" w:date="2008-07-08T11:53:00Z">
                  <w:rPr/>
                </w:rPrChange>
              </w:rPr>
              <w:pPrChange w:id="386" w:author="Stephen McGough" w:date="2008-07-08T11:53:00Z">
                <w:pPr>
                  <w:snapToGrid w:val="0"/>
                  <w:ind w:firstLine="720"/>
                  <w:jc w:val="right"/>
                </w:pPr>
              </w:pPrChange>
            </w:pPr>
            <w:r w:rsidRPr="0032616F">
              <w:rPr>
                <w:sz w:val="18"/>
                <w:rPrChange w:id="387" w:author="Stephen McGough" w:date="2008-07-08T11:53:00Z">
                  <w:rPr/>
                </w:rPrChange>
              </w:rPr>
              <w:t>IndividualPhysicalMemory</w:t>
            </w:r>
          </w:p>
        </w:tc>
        <w:tc>
          <w:tcPr>
            <w:tcW w:w="567" w:type="dxa"/>
            <w:tcBorders>
              <w:left w:val="single" w:sz="4" w:space="0" w:color="000000"/>
              <w:bottom w:val="single" w:sz="4" w:space="0" w:color="000000"/>
            </w:tcBorders>
            <w:vAlign w:val="bottom"/>
          </w:tcPr>
          <w:p w:rsidR="0032616F" w:rsidRPr="0032616F" w:rsidRDefault="00ED7381" w:rsidP="0032616F">
            <w:pPr>
              <w:jc w:val="right"/>
              <w:rPr>
                <w:rFonts w:ascii="ＭＳ Ｐゴシック" w:eastAsia="ＭＳ Ｐゴシック" w:hAnsi="ＭＳ Ｐゴシック" w:cs="ＭＳ Ｐゴシック"/>
                <w:color w:val="000000"/>
                <w:sz w:val="18"/>
                <w:lang w:val="en-GB" w:eastAsia="ja-JP"/>
                <w:rPrChange w:id="388" w:author="Stephen McGough" w:date="2008-07-08T11:53:00Z">
                  <w:rPr>
                    <w:rFonts w:ascii="ＭＳ Ｐゴシック" w:eastAsia="ＭＳ Ｐゴシック" w:hAnsi="ＭＳ Ｐゴシック" w:cs="ＭＳ Ｐゴシック"/>
                    <w:b/>
                    <w:color w:val="000000"/>
                    <w:kern w:val="32"/>
                    <w:sz w:val="18"/>
                    <w:szCs w:val="18"/>
                    <w:lang w:eastAsia="ja-JP"/>
                  </w:rPr>
                </w:rPrChange>
              </w:rPr>
              <w:pPrChange w:id="389" w:author="Stephen McGough" w:date="2008-07-08T11:53:00Z">
                <w:pPr>
                  <w:keepNext/>
                  <w:numPr>
                    <w:numId w:val="11"/>
                  </w:numPr>
                  <w:tabs>
                    <w:tab w:val="num" w:pos="360"/>
                  </w:tabs>
                  <w:spacing w:before="120" w:after="60"/>
                  <w:ind w:left="360" w:hanging="360"/>
                  <w:jc w:val="right"/>
                  <w:outlineLvl w:val="0"/>
                </w:pPr>
              </w:pPrChange>
            </w:pPr>
            <w:ins w:id="390" w:author="Stephen McGough" w:date="2008-07-08T11:26:00Z">
              <w:r>
                <w:rPr>
                  <w:color w:val="000000"/>
                  <w:sz w:val="18"/>
                  <w:lang w:val="en-GB" w:eastAsia="ja-JP"/>
                </w:rPr>
                <w:t>8</w:t>
              </w:r>
            </w:ins>
            <w:del w:id="391" w:author="Stephen McGough" w:date="2008-07-08T11:26:00Z">
              <w:r w:rsidR="0032616F" w:rsidRPr="0032616F">
                <w:rPr>
                  <w:color w:val="000000"/>
                  <w:sz w:val="18"/>
                  <w:lang w:eastAsia="ja-JP"/>
                  <w:rPrChange w:id="392" w:author="Stephen McGough" w:date="2008-07-08T11:53:00Z">
                    <w:rPr>
                      <w:color w:val="000000"/>
                      <w:lang w:eastAsia="ja-JP"/>
                    </w:rPr>
                  </w:rPrChange>
                </w:rPr>
                <w:delText>6</w:delText>
              </w:r>
            </w:del>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lang w:eastAsia="ja-JP"/>
                <w:rPrChange w:id="393" w:author="Stephen McGough" w:date="2008-07-08T11:53: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394" w:author="Stephen McGough" w:date="2008-07-08T11:53:00Z">
                  <w:rPr>
                    <w:color w:val="000000"/>
                    <w:lang w:eastAsia="ja-JP"/>
                  </w:rPr>
                </w:rPrChange>
              </w:rPr>
              <w:t>3</w:t>
            </w:r>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rPrChange w:id="395" w:author="Stephen McGough" w:date="2008-07-08T11:53:00Z">
                  <w:rPr>
                    <w:rFonts w:ascii="ＭＳ Ｐゴシック" w:eastAsia="ＭＳ Ｐゴシック" w:hAnsi="ＭＳ Ｐゴシック" w:cs="ＭＳ Ｐゴシック"/>
                    <w:color w:val="000000"/>
                  </w:rPr>
                </w:rPrChange>
              </w:rPr>
            </w:pPr>
            <w:r w:rsidRPr="0032616F">
              <w:rPr>
                <w:color w:val="000000"/>
                <w:sz w:val="18"/>
                <w:rPrChange w:id="396" w:author="Stephen McGough" w:date="2008-07-08T11:53: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397" w:author="Stephen McGough" w:date="2008-07-08T11:53:00Z">
                  <w:rPr/>
                </w:rPrChange>
              </w:rPr>
              <w:pPrChange w:id="398" w:author="Stephen McGough" w:date="2008-07-08T11:53: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399" w:author="Stephen McGough" w:date="2008-07-08T12:56:00Z">
                  <w:rPr/>
                </w:rPrChange>
              </w:rPr>
              <w:pPrChange w:id="400" w:author="Stephen McGough" w:date="2008-07-08T12:56:00Z">
                <w:pPr>
                  <w:snapToGrid w:val="0"/>
                  <w:ind w:firstLine="720"/>
                  <w:jc w:val="right"/>
                </w:pPr>
              </w:pPrChange>
            </w:pPr>
            <w:r w:rsidRPr="0032616F">
              <w:rPr>
                <w:sz w:val="18"/>
                <w:rPrChange w:id="401" w:author="Stephen McGough" w:date="2008-07-08T12:56:00Z">
                  <w:rPr/>
                </w:rPrChange>
              </w:rPr>
              <w:t>IndividualVirtualMemory</w:t>
            </w:r>
          </w:p>
        </w:tc>
        <w:tc>
          <w:tcPr>
            <w:tcW w:w="567" w:type="dxa"/>
            <w:tcBorders>
              <w:left w:val="single" w:sz="4" w:space="0" w:color="000000"/>
              <w:bottom w:val="single" w:sz="4" w:space="0" w:color="000000"/>
            </w:tcBorders>
            <w:vAlign w:val="bottom"/>
          </w:tcPr>
          <w:p w:rsidR="00000000" w:rsidRDefault="0032616F">
            <w:pPr>
              <w:jc w:val="right"/>
              <w:rPr>
                <w:rFonts w:ascii="ＭＳ Ｐゴシック" w:eastAsia="ＭＳ Ｐゴシック" w:hAnsi="ＭＳ Ｐゴシック" w:cs="ＭＳ Ｐゴシック"/>
                <w:color w:val="000000"/>
                <w:sz w:val="18"/>
                <w:lang w:val="en-GB" w:eastAsia="ja-JP"/>
                <w:rPrChange w:id="402" w:author="Stephen McGough" w:date="2008-07-08T12:56:00Z">
                  <w:rPr>
                    <w:rFonts w:ascii="ＭＳ Ｐゴシック" w:eastAsia="ＭＳ Ｐゴシック" w:hAnsi="ＭＳ Ｐゴシック" w:cs="ＭＳ Ｐゴシック"/>
                    <w:b/>
                    <w:color w:val="000000"/>
                    <w:kern w:val="32"/>
                    <w:sz w:val="20"/>
                    <w:lang w:eastAsia="ja-JP"/>
                  </w:rPr>
                </w:rPrChange>
              </w:rPr>
              <w:pPrChange w:id="403" w:author="Stephen McGough" w:date="2008-07-08T12:56:00Z">
                <w:pPr>
                  <w:keepNext/>
                  <w:numPr>
                    <w:numId w:val="11"/>
                  </w:numPr>
                  <w:tabs>
                    <w:tab w:val="num" w:pos="360"/>
                  </w:tabs>
                  <w:spacing w:before="120" w:after="60"/>
                  <w:ind w:left="360" w:hanging="360"/>
                  <w:jc w:val="right"/>
                  <w:outlineLvl w:val="0"/>
                </w:pPr>
              </w:pPrChange>
            </w:pPr>
            <w:ins w:id="404" w:author="Stephen McGough" w:date="2008-07-08T12:08:00Z">
              <w:r w:rsidRPr="0032616F">
                <w:rPr>
                  <w:color w:val="000000"/>
                  <w:sz w:val="18"/>
                  <w:lang w:val="en-GB" w:eastAsia="ja-JP"/>
                  <w:rPrChange w:id="405" w:author="Stephen McGough" w:date="2008-07-08T12:56:00Z">
                    <w:rPr>
                      <w:color w:val="000000"/>
                      <w:lang w:val="en-GB" w:eastAsia="ja-JP"/>
                    </w:rPr>
                  </w:rPrChange>
                </w:rPr>
                <w:t>5</w:t>
              </w:r>
            </w:ins>
            <w:del w:id="406" w:author="Stephen McGough" w:date="2008-07-08T12:08:00Z">
              <w:r w:rsidRPr="0032616F">
                <w:rPr>
                  <w:color w:val="000000"/>
                  <w:sz w:val="18"/>
                  <w:lang w:eastAsia="ja-JP"/>
                  <w:rPrChange w:id="407" w:author="Stephen McGough" w:date="2008-07-08T12:56:00Z">
                    <w:rPr>
                      <w:color w:val="000000"/>
                      <w:lang w:eastAsia="ja-JP"/>
                    </w:rPr>
                  </w:rPrChange>
                </w:rPr>
                <w:delText>4</w:delText>
              </w:r>
            </w:del>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408" w:author="Stephen McGough" w:date="2008-07-08T12:56:00Z">
                  <w:rPr>
                    <w:rFonts w:ascii="ＭＳ Ｐゴシック" w:eastAsia="ＭＳ Ｐゴシック" w:hAnsi="ＭＳ Ｐゴシック" w:cs="ＭＳ Ｐゴシック"/>
                    <w:b/>
                    <w:color w:val="000000"/>
                    <w:kern w:val="32"/>
                    <w:sz w:val="18"/>
                    <w:szCs w:val="18"/>
                    <w:lang w:eastAsia="ja-JP"/>
                  </w:rPr>
                </w:rPrChange>
              </w:rPr>
              <w:pPrChange w:id="409" w:author="Stephen McGough" w:date="2008-07-08T12:56:00Z">
                <w:pPr>
                  <w:keepNext/>
                  <w:numPr>
                    <w:numId w:val="11"/>
                  </w:numPr>
                  <w:tabs>
                    <w:tab w:val="num" w:pos="360"/>
                  </w:tabs>
                  <w:spacing w:before="120" w:after="60"/>
                  <w:ind w:left="360" w:hanging="360"/>
                  <w:jc w:val="right"/>
                  <w:outlineLvl w:val="0"/>
                </w:pPr>
              </w:pPrChange>
            </w:pPr>
            <w:ins w:id="410" w:author="Stephen McGough" w:date="2008-07-08T11:26:00Z">
              <w:r w:rsidRPr="0032616F">
                <w:rPr>
                  <w:color w:val="000000"/>
                  <w:sz w:val="18"/>
                  <w:lang w:val="en-GB" w:eastAsia="ja-JP"/>
                  <w:rPrChange w:id="411" w:author="Stephen McGough" w:date="2008-07-08T12:56:00Z">
                    <w:rPr>
                      <w:color w:val="000000"/>
                      <w:lang w:val="en-GB" w:eastAsia="ja-JP"/>
                    </w:rPr>
                  </w:rPrChange>
                </w:rPr>
                <w:t>6</w:t>
              </w:r>
            </w:ins>
            <w:del w:id="412" w:author="Stephen McGough" w:date="2008-07-08T11:26:00Z">
              <w:r w:rsidRPr="0032616F">
                <w:rPr>
                  <w:color w:val="000000"/>
                  <w:sz w:val="18"/>
                  <w:lang w:eastAsia="ja-JP"/>
                  <w:rPrChange w:id="413" w:author="Stephen McGough" w:date="2008-07-08T12:56:00Z">
                    <w:rPr>
                      <w:color w:val="000000"/>
                      <w:lang w:eastAsia="ja-JP"/>
                    </w:rPr>
                  </w:rPrChange>
                </w:rPr>
                <w:delText>5</w:delText>
              </w:r>
            </w:del>
          </w:p>
        </w:tc>
        <w:tc>
          <w:tcPr>
            <w:tcW w:w="567" w:type="dxa"/>
            <w:tcBorders>
              <w:left w:val="single" w:sz="4" w:space="0" w:color="000000"/>
              <w:bottom w:val="single" w:sz="4" w:space="0" w:color="000000"/>
            </w:tcBorders>
            <w:vAlign w:val="bottom"/>
          </w:tcPr>
          <w:p w:rsidR="009C352E" w:rsidRPr="00C20A08" w:rsidRDefault="0032616F" w:rsidP="00C20A08">
            <w:pPr>
              <w:jc w:val="right"/>
              <w:rPr>
                <w:rFonts w:ascii="ＭＳ Ｐゴシック" w:eastAsia="ＭＳ Ｐゴシック" w:hAnsi="ＭＳ Ｐゴシック" w:cs="ＭＳ Ｐゴシック"/>
                <w:color w:val="000000"/>
                <w:sz w:val="18"/>
                <w:rPrChange w:id="414" w:author="Stephen McGough" w:date="2008-07-08T12:56:00Z">
                  <w:rPr>
                    <w:rFonts w:ascii="ＭＳ Ｐゴシック" w:eastAsia="ＭＳ Ｐゴシック" w:hAnsi="ＭＳ Ｐゴシック" w:cs="ＭＳ Ｐゴシック"/>
                    <w:color w:val="000000"/>
                  </w:rPr>
                </w:rPrChange>
              </w:rPr>
            </w:pPr>
            <w:r w:rsidRPr="0032616F">
              <w:rPr>
                <w:color w:val="000000"/>
                <w:sz w:val="18"/>
                <w:rPrChange w:id="415" w:author="Stephen McGough" w:date="2008-07-08T12:56: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416" w:author="Stephen McGough" w:date="2008-07-08T12:56:00Z">
                  <w:rPr/>
                </w:rPrChange>
              </w:rPr>
              <w:pPrChange w:id="417" w:author="Stephen McGough" w:date="2008-07-08T12:56: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418" w:author="Stephen McGough" w:date="2008-07-08T11:53:00Z">
                  <w:rPr/>
                </w:rPrChange>
              </w:rPr>
              <w:pPrChange w:id="419" w:author="Stephen McGough" w:date="2008-07-08T11:53:00Z">
                <w:pPr>
                  <w:snapToGrid w:val="0"/>
                  <w:ind w:firstLine="720"/>
                  <w:jc w:val="right"/>
                </w:pPr>
              </w:pPrChange>
            </w:pPr>
            <w:r w:rsidRPr="0032616F">
              <w:rPr>
                <w:sz w:val="18"/>
                <w:rPrChange w:id="420" w:author="Stephen McGough" w:date="2008-07-08T11:53:00Z">
                  <w:rPr/>
                </w:rPrChange>
              </w:rPr>
              <w:t>IndividualDiskSpace</w:t>
            </w:r>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lang w:eastAsia="ja-JP"/>
                <w:rPrChange w:id="421" w:author="Stephen McGough" w:date="2008-07-08T11:53: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422" w:author="Stephen McGough" w:date="2008-07-08T11:53:00Z">
                  <w:rPr>
                    <w:color w:val="000000"/>
                    <w:lang w:eastAsia="ja-JP"/>
                  </w:rPr>
                </w:rPrChange>
              </w:rPr>
              <w:t>3</w:t>
            </w:r>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423" w:author="Stephen McGough" w:date="2008-07-08T11:53:00Z">
                  <w:rPr>
                    <w:rFonts w:ascii="ＭＳ Ｐゴシック" w:eastAsia="ＭＳ Ｐゴシック" w:hAnsi="ＭＳ Ｐゴシック" w:cs="ＭＳ Ｐゴシック"/>
                    <w:b/>
                    <w:color w:val="000000"/>
                    <w:kern w:val="32"/>
                    <w:sz w:val="18"/>
                    <w:szCs w:val="18"/>
                    <w:lang w:eastAsia="ja-JP"/>
                  </w:rPr>
                </w:rPrChange>
              </w:rPr>
              <w:pPrChange w:id="424" w:author="Stephen McGough" w:date="2008-07-08T11:53:00Z">
                <w:pPr>
                  <w:keepNext/>
                  <w:numPr>
                    <w:numId w:val="11"/>
                  </w:numPr>
                  <w:tabs>
                    <w:tab w:val="num" w:pos="360"/>
                  </w:tabs>
                  <w:spacing w:before="120" w:after="60"/>
                  <w:ind w:left="360" w:hanging="360"/>
                  <w:jc w:val="right"/>
                  <w:outlineLvl w:val="0"/>
                </w:pPr>
              </w:pPrChange>
            </w:pPr>
            <w:ins w:id="425" w:author="Stephen McGough" w:date="2008-07-08T11:26:00Z">
              <w:r w:rsidRPr="0032616F">
                <w:rPr>
                  <w:color w:val="000000"/>
                  <w:sz w:val="18"/>
                  <w:lang w:val="en-GB" w:eastAsia="ja-JP"/>
                  <w:rPrChange w:id="426" w:author="Stephen McGough" w:date="2008-07-08T11:53:00Z">
                    <w:rPr>
                      <w:color w:val="000000"/>
                      <w:lang w:val="en-GB" w:eastAsia="ja-JP"/>
                    </w:rPr>
                  </w:rPrChange>
                </w:rPr>
                <w:t>7</w:t>
              </w:r>
            </w:ins>
            <w:del w:id="427" w:author="Stephen McGough" w:date="2008-07-08T11:26:00Z">
              <w:r w:rsidRPr="0032616F">
                <w:rPr>
                  <w:color w:val="000000"/>
                  <w:sz w:val="18"/>
                  <w:lang w:eastAsia="ja-JP"/>
                  <w:rPrChange w:id="428" w:author="Stephen McGough" w:date="2008-07-08T11:53:00Z">
                    <w:rPr>
                      <w:color w:val="000000"/>
                      <w:lang w:eastAsia="ja-JP"/>
                    </w:rPr>
                  </w:rPrChange>
                </w:rPr>
                <w:delText>6</w:delText>
              </w:r>
            </w:del>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rPrChange w:id="429" w:author="Stephen McGough" w:date="2008-07-08T11:53:00Z">
                  <w:rPr>
                    <w:rFonts w:ascii="ＭＳ Ｐゴシック" w:eastAsia="ＭＳ Ｐゴシック" w:hAnsi="ＭＳ Ｐゴシック" w:cs="ＭＳ Ｐゴシック"/>
                    <w:color w:val="000000"/>
                  </w:rPr>
                </w:rPrChange>
              </w:rPr>
            </w:pPr>
            <w:r w:rsidRPr="0032616F">
              <w:rPr>
                <w:color w:val="000000"/>
                <w:sz w:val="18"/>
                <w:rPrChange w:id="430" w:author="Stephen McGough" w:date="2008-07-08T11:53: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431" w:author="Stephen McGough" w:date="2008-07-08T11:53:00Z">
                  <w:rPr/>
                </w:rPrChange>
              </w:rPr>
              <w:pPrChange w:id="432" w:author="Stephen McGough" w:date="2008-07-08T11:53: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433" w:author="Stephen McGough" w:date="2008-07-08T11:53:00Z">
                  <w:rPr/>
                </w:rPrChange>
              </w:rPr>
              <w:pPrChange w:id="434" w:author="Stephen McGough" w:date="2008-07-08T11:53:00Z">
                <w:pPr>
                  <w:snapToGrid w:val="0"/>
                  <w:ind w:firstLine="720"/>
                  <w:jc w:val="right"/>
                </w:pPr>
              </w:pPrChange>
            </w:pPr>
            <w:r w:rsidRPr="0032616F">
              <w:rPr>
                <w:sz w:val="18"/>
                <w:rPrChange w:id="435" w:author="Stephen McGough" w:date="2008-07-08T11:53:00Z">
                  <w:rPr/>
                </w:rPrChange>
              </w:rPr>
              <w:t>TotalCPUTime</w:t>
            </w:r>
          </w:p>
        </w:tc>
        <w:tc>
          <w:tcPr>
            <w:tcW w:w="567" w:type="dxa"/>
            <w:tcBorders>
              <w:left w:val="single" w:sz="4" w:space="0" w:color="000000"/>
              <w:bottom w:val="single" w:sz="4" w:space="0" w:color="000000"/>
            </w:tcBorders>
            <w:vAlign w:val="bottom"/>
          </w:tcPr>
          <w:p w:rsidR="0032616F" w:rsidRPr="0032616F" w:rsidRDefault="00ED7381" w:rsidP="0032616F">
            <w:pPr>
              <w:jc w:val="right"/>
              <w:rPr>
                <w:rFonts w:ascii="ＭＳ Ｐゴシック" w:eastAsia="ＭＳ Ｐゴシック" w:hAnsi="ＭＳ Ｐゴシック" w:cs="ＭＳ Ｐゴシック"/>
                <w:color w:val="000000"/>
                <w:sz w:val="18"/>
                <w:lang w:val="en-GB" w:eastAsia="ja-JP"/>
                <w:rPrChange w:id="436" w:author="Stephen McGough" w:date="2008-07-08T11:53:00Z">
                  <w:rPr>
                    <w:rFonts w:ascii="ＭＳ Ｐゴシック" w:eastAsia="ＭＳ Ｐゴシック" w:hAnsi="ＭＳ Ｐゴシック" w:cs="ＭＳ Ｐゴシック"/>
                    <w:b/>
                    <w:color w:val="000000"/>
                    <w:kern w:val="32"/>
                    <w:sz w:val="18"/>
                    <w:szCs w:val="18"/>
                    <w:lang w:eastAsia="ja-JP"/>
                  </w:rPr>
                </w:rPrChange>
              </w:rPr>
              <w:pPrChange w:id="437" w:author="Stephen McGough" w:date="2008-07-08T11:53:00Z">
                <w:pPr>
                  <w:keepNext/>
                  <w:numPr>
                    <w:numId w:val="11"/>
                  </w:numPr>
                  <w:tabs>
                    <w:tab w:val="num" w:pos="360"/>
                  </w:tabs>
                  <w:spacing w:before="120" w:after="60"/>
                  <w:ind w:left="360" w:hanging="360"/>
                  <w:jc w:val="right"/>
                  <w:outlineLvl w:val="0"/>
                </w:pPr>
              </w:pPrChange>
            </w:pPr>
            <w:ins w:id="438" w:author="Stephen McGough" w:date="2008-07-08T11:27:00Z">
              <w:r>
                <w:rPr>
                  <w:color w:val="000000"/>
                  <w:sz w:val="18"/>
                  <w:lang w:val="en-GB" w:eastAsia="ja-JP"/>
                </w:rPr>
                <w:t>3</w:t>
              </w:r>
            </w:ins>
            <w:del w:id="439" w:author="Stephen McGough" w:date="2008-07-08T11:27:00Z">
              <w:r w:rsidR="0032616F" w:rsidRPr="0032616F">
                <w:rPr>
                  <w:color w:val="000000"/>
                  <w:sz w:val="18"/>
                  <w:lang w:eastAsia="ja-JP"/>
                  <w:rPrChange w:id="440" w:author="Stephen McGough" w:date="2008-07-08T11:53:00Z">
                    <w:rPr>
                      <w:color w:val="000000"/>
                      <w:lang w:eastAsia="ja-JP"/>
                    </w:rPr>
                  </w:rPrChange>
                </w:rPr>
                <w:delText>1</w:delText>
              </w:r>
            </w:del>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lang w:eastAsia="ja-JP"/>
                <w:rPrChange w:id="441" w:author="Stephen McGough" w:date="2008-07-08T11:53: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442" w:author="Stephen McGough" w:date="2008-07-08T11:53:00Z">
                  <w:rPr>
                    <w:color w:val="000000"/>
                    <w:lang w:eastAsia="ja-JP"/>
                  </w:rPr>
                </w:rPrChange>
              </w:rPr>
              <w:t>8</w:t>
            </w:r>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rPrChange w:id="443" w:author="Stephen McGough" w:date="2008-07-08T11:53:00Z">
                  <w:rPr>
                    <w:rFonts w:ascii="ＭＳ Ｐゴシック" w:eastAsia="ＭＳ Ｐゴシック" w:hAnsi="ＭＳ Ｐゴシック" w:cs="ＭＳ Ｐゴシック"/>
                    <w:color w:val="000000"/>
                  </w:rPr>
                </w:rPrChange>
              </w:rPr>
            </w:pPr>
            <w:r w:rsidRPr="0032616F">
              <w:rPr>
                <w:color w:val="000000"/>
                <w:sz w:val="18"/>
                <w:rPrChange w:id="444" w:author="Stephen McGough" w:date="2008-07-08T11:53: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445" w:author="Stephen McGough" w:date="2008-07-08T11:53:00Z">
                  <w:rPr/>
                </w:rPrChange>
              </w:rPr>
              <w:pPrChange w:id="446" w:author="Stephen McGough" w:date="2008-07-08T11:53: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447" w:author="Stephen McGough" w:date="2008-07-08T11:53:00Z">
                  <w:rPr/>
                </w:rPrChange>
              </w:rPr>
              <w:pPrChange w:id="448" w:author="Stephen McGough" w:date="2008-07-08T11:53:00Z">
                <w:pPr>
                  <w:snapToGrid w:val="0"/>
                  <w:ind w:firstLine="720"/>
                  <w:jc w:val="right"/>
                </w:pPr>
              </w:pPrChange>
            </w:pPr>
            <w:r w:rsidRPr="0032616F">
              <w:rPr>
                <w:sz w:val="18"/>
                <w:rPrChange w:id="449" w:author="Stephen McGough" w:date="2008-07-08T11:53:00Z">
                  <w:rPr/>
                </w:rPrChange>
              </w:rPr>
              <w:t>TotalCPUCount</w:t>
            </w:r>
          </w:p>
        </w:tc>
        <w:tc>
          <w:tcPr>
            <w:tcW w:w="567" w:type="dxa"/>
            <w:tcBorders>
              <w:left w:val="single" w:sz="4" w:space="0" w:color="000000"/>
              <w:bottom w:val="single" w:sz="4" w:space="0" w:color="000000"/>
            </w:tcBorders>
            <w:vAlign w:val="bottom"/>
          </w:tcPr>
          <w:p w:rsidR="0032616F" w:rsidRPr="0032616F" w:rsidRDefault="00ED7381" w:rsidP="0032616F">
            <w:pPr>
              <w:jc w:val="right"/>
              <w:rPr>
                <w:rFonts w:ascii="ＭＳ Ｐゴシック" w:eastAsia="ＭＳ Ｐゴシック" w:hAnsi="ＭＳ Ｐゴシック" w:cs="ＭＳ Ｐゴシック"/>
                <w:color w:val="000000"/>
                <w:sz w:val="18"/>
                <w:lang w:val="en-GB" w:eastAsia="ja-JP"/>
                <w:rPrChange w:id="450" w:author="Stephen McGough" w:date="2008-07-08T11:53:00Z">
                  <w:rPr>
                    <w:rFonts w:ascii="ＭＳ Ｐゴシック" w:eastAsia="ＭＳ Ｐゴシック" w:hAnsi="ＭＳ Ｐゴシック" w:cs="ＭＳ Ｐゴシック"/>
                    <w:b/>
                    <w:color w:val="000000"/>
                    <w:kern w:val="32"/>
                    <w:sz w:val="18"/>
                    <w:szCs w:val="18"/>
                    <w:lang w:eastAsia="ja-JP"/>
                  </w:rPr>
                </w:rPrChange>
              </w:rPr>
              <w:pPrChange w:id="451" w:author="Stephen McGough" w:date="2008-07-08T11:53:00Z">
                <w:pPr>
                  <w:keepNext/>
                  <w:numPr>
                    <w:numId w:val="11"/>
                  </w:numPr>
                  <w:tabs>
                    <w:tab w:val="num" w:pos="360"/>
                  </w:tabs>
                  <w:spacing w:before="120" w:after="60"/>
                  <w:ind w:left="360" w:hanging="360"/>
                  <w:jc w:val="right"/>
                  <w:outlineLvl w:val="0"/>
                </w:pPr>
              </w:pPrChange>
            </w:pPr>
            <w:ins w:id="452" w:author="Stephen McGough" w:date="2008-07-08T11:27:00Z">
              <w:r>
                <w:rPr>
                  <w:color w:val="000000"/>
                  <w:sz w:val="18"/>
                  <w:lang w:val="en-GB" w:eastAsia="ja-JP"/>
                </w:rPr>
                <w:t>6</w:t>
              </w:r>
            </w:ins>
            <w:del w:id="453" w:author="Stephen McGough" w:date="2008-07-08T11:27:00Z">
              <w:r w:rsidR="0032616F" w:rsidRPr="0032616F">
                <w:rPr>
                  <w:color w:val="000000"/>
                  <w:sz w:val="18"/>
                  <w:lang w:eastAsia="ja-JP"/>
                  <w:rPrChange w:id="454" w:author="Stephen McGough" w:date="2008-07-08T11:53:00Z">
                    <w:rPr>
                      <w:color w:val="000000"/>
                      <w:lang w:eastAsia="ja-JP"/>
                    </w:rPr>
                  </w:rPrChange>
                </w:rPr>
                <w:delText>4</w:delText>
              </w:r>
            </w:del>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lang w:eastAsia="ja-JP"/>
                <w:rPrChange w:id="455" w:author="Stephen McGough" w:date="2008-07-08T11:53: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456" w:author="Stephen McGough" w:date="2008-07-08T11:53:00Z">
                  <w:rPr>
                    <w:color w:val="000000"/>
                    <w:lang w:eastAsia="ja-JP"/>
                  </w:rPr>
                </w:rPrChange>
              </w:rPr>
              <w:t>5</w:t>
            </w:r>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rPrChange w:id="457" w:author="Stephen McGough" w:date="2008-07-08T11:53:00Z">
                  <w:rPr>
                    <w:rFonts w:ascii="ＭＳ Ｐゴシック" w:eastAsia="ＭＳ Ｐゴシック" w:hAnsi="ＭＳ Ｐゴシック" w:cs="ＭＳ Ｐゴシック"/>
                    <w:color w:val="000000"/>
                  </w:rPr>
                </w:rPrChange>
              </w:rPr>
            </w:pPr>
            <w:r w:rsidRPr="0032616F">
              <w:rPr>
                <w:color w:val="000000"/>
                <w:sz w:val="18"/>
                <w:rPrChange w:id="458" w:author="Stephen McGough" w:date="2008-07-08T11:53: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459" w:author="Stephen McGough" w:date="2008-07-08T11:53:00Z">
                  <w:rPr/>
                </w:rPrChange>
              </w:rPr>
              <w:pPrChange w:id="460" w:author="Stephen McGough" w:date="2008-07-08T11:53: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461" w:author="Stephen McGough" w:date="2008-07-08T11:53:00Z">
                  <w:rPr/>
                </w:rPrChange>
              </w:rPr>
              <w:pPrChange w:id="462" w:author="Stephen McGough" w:date="2008-07-08T11:53:00Z">
                <w:pPr>
                  <w:snapToGrid w:val="0"/>
                  <w:ind w:left="1400" w:firstLine="720"/>
                  <w:jc w:val="right"/>
                </w:pPr>
              </w:pPrChange>
            </w:pPr>
            <w:r w:rsidRPr="0032616F">
              <w:rPr>
                <w:sz w:val="18"/>
                <w:rPrChange w:id="463" w:author="Stephen McGough" w:date="2008-07-08T11:53:00Z">
                  <w:rPr/>
                </w:rPrChange>
              </w:rPr>
              <w:t>TotalPhysicalMemory</w:t>
            </w:r>
          </w:p>
        </w:tc>
        <w:tc>
          <w:tcPr>
            <w:tcW w:w="567" w:type="dxa"/>
            <w:tcBorders>
              <w:left w:val="single" w:sz="4" w:space="0" w:color="000000"/>
              <w:bottom w:val="single" w:sz="4" w:space="0" w:color="000000"/>
            </w:tcBorders>
            <w:vAlign w:val="bottom"/>
          </w:tcPr>
          <w:p w:rsidR="0032616F" w:rsidRPr="0032616F" w:rsidRDefault="00ED7381" w:rsidP="0032616F">
            <w:pPr>
              <w:jc w:val="right"/>
              <w:rPr>
                <w:rFonts w:ascii="ＭＳ Ｐゴシック" w:eastAsia="ＭＳ Ｐゴシック" w:hAnsi="ＭＳ Ｐゴシック" w:cs="ＭＳ Ｐゴシック"/>
                <w:color w:val="000000"/>
                <w:sz w:val="18"/>
                <w:lang w:val="en-GB" w:eastAsia="ja-JP"/>
                <w:rPrChange w:id="464" w:author="Stephen McGough" w:date="2008-07-08T11:53:00Z">
                  <w:rPr>
                    <w:rFonts w:ascii="ＭＳ Ｐゴシック" w:eastAsia="ＭＳ Ｐゴシック" w:hAnsi="ＭＳ Ｐゴシック" w:cs="ＭＳ Ｐゴシック"/>
                    <w:b/>
                    <w:color w:val="000000"/>
                    <w:kern w:val="32"/>
                    <w:sz w:val="18"/>
                    <w:szCs w:val="18"/>
                    <w:lang w:eastAsia="ja-JP"/>
                  </w:rPr>
                </w:rPrChange>
              </w:rPr>
              <w:pPrChange w:id="465" w:author="Stephen McGough" w:date="2008-07-08T11:53:00Z">
                <w:pPr>
                  <w:keepNext/>
                  <w:numPr>
                    <w:numId w:val="11"/>
                  </w:numPr>
                  <w:tabs>
                    <w:tab w:val="num" w:pos="360"/>
                  </w:tabs>
                  <w:spacing w:before="120" w:after="60"/>
                  <w:ind w:left="360" w:hanging="360"/>
                  <w:jc w:val="right"/>
                  <w:outlineLvl w:val="0"/>
                </w:pPr>
              </w:pPrChange>
            </w:pPr>
            <w:ins w:id="466" w:author="Stephen McGough" w:date="2008-07-08T11:27:00Z">
              <w:r>
                <w:rPr>
                  <w:color w:val="000000"/>
                  <w:sz w:val="18"/>
                  <w:lang w:val="en-GB" w:eastAsia="ja-JP"/>
                </w:rPr>
                <w:t>4</w:t>
              </w:r>
            </w:ins>
            <w:del w:id="467" w:author="Stephen McGough" w:date="2008-07-08T11:27:00Z">
              <w:r w:rsidR="0032616F" w:rsidRPr="0032616F">
                <w:rPr>
                  <w:color w:val="000000"/>
                  <w:sz w:val="18"/>
                  <w:lang w:eastAsia="ja-JP"/>
                  <w:rPrChange w:id="468" w:author="Stephen McGough" w:date="2008-07-08T11:53:00Z">
                    <w:rPr>
                      <w:color w:val="000000"/>
                      <w:lang w:eastAsia="ja-JP"/>
                    </w:rPr>
                  </w:rPrChange>
                </w:rPr>
                <w:delText>2</w:delText>
              </w:r>
            </w:del>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lang w:eastAsia="ja-JP"/>
                <w:rPrChange w:id="469" w:author="Stephen McGough" w:date="2008-07-08T11:53: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470" w:author="Stephen McGough" w:date="2008-07-08T11:53:00Z">
                  <w:rPr>
                    <w:color w:val="000000"/>
                    <w:lang w:eastAsia="ja-JP"/>
                  </w:rPr>
                </w:rPrChange>
              </w:rPr>
              <w:t>7</w:t>
            </w:r>
          </w:p>
        </w:tc>
        <w:tc>
          <w:tcPr>
            <w:tcW w:w="567" w:type="dxa"/>
            <w:tcBorders>
              <w:left w:val="single" w:sz="4" w:space="0" w:color="000000"/>
              <w:bottom w:val="single" w:sz="4" w:space="0" w:color="000000"/>
            </w:tcBorders>
            <w:vAlign w:val="bottom"/>
          </w:tcPr>
          <w:p w:rsidR="009C352E" w:rsidRPr="00005FC9" w:rsidRDefault="0032616F" w:rsidP="00005FC9">
            <w:pPr>
              <w:jc w:val="right"/>
              <w:rPr>
                <w:rFonts w:ascii="ＭＳ Ｐゴシック" w:eastAsia="ＭＳ Ｐゴシック" w:hAnsi="ＭＳ Ｐゴシック" w:cs="ＭＳ Ｐゴシック"/>
                <w:color w:val="000000"/>
                <w:sz w:val="18"/>
                <w:rPrChange w:id="471" w:author="Stephen McGough" w:date="2008-07-08T11:53:00Z">
                  <w:rPr>
                    <w:rFonts w:ascii="ＭＳ Ｐゴシック" w:eastAsia="ＭＳ Ｐゴシック" w:hAnsi="ＭＳ Ｐゴシック" w:cs="ＭＳ Ｐゴシック"/>
                    <w:color w:val="000000"/>
                  </w:rPr>
                </w:rPrChange>
              </w:rPr>
            </w:pPr>
            <w:r w:rsidRPr="0032616F">
              <w:rPr>
                <w:color w:val="000000"/>
                <w:sz w:val="18"/>
                <w:rPrChange w:id="472" w:author="Stephen McGough" w:date="2008-07-08T11:53: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473" w:author="Stephen McGough" w:date="2008-07-08T11:53:00Z">
                  <w:rPr/>
                </w:rPrChange>
              </w:rPr>
              <w:pPrChange w:id="474" w:author="Stephen McGough" w:date="2008-07-08T11:53: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475" w:author="Stephen McGough" w:date="2008-07-08T12:56:00Z">
                  <w:rPr/>
                </w:rPrChange>
              </w:rPr>
              <w:pPrChange w:id="476" w:author="Stephen McGough" w:date="2008-07-08T12:56:00Z">
                <w:pPr>
                  <w:snapToGrid w:val="0"/>
                  <w:ind w:firstLine="720"/>
                  <w:jc w:val="right"/>
                </w:pPr>
              </w:pPrChange>
            </w:pPr>
            <w:r w:rsidRPr="0032616F">
              <w:rPr>
                <w:sz w:val="18"/>
                <w:rPrChange w:id="477" w:author="Stephen McGough" w:date="2008-07-08T12:56:00Z">
                  <w:rPr/>
                </w:rPrChange>
              </w:rPr>
              <w:t>TotalVirtualMemory</w:t>
            </w:r>
          </w:p>
        </w:tc>
        <w:tc>
          <w:tcPr>
            <w:tcW w:w="567" w:type="dxa"/>
            <w:tcBorders>
              <w:left w:val="single" w:sz="4" w:space="0" w:color="000000"/>
              <w:bottom w:val="single" w:sz="4" w:space="0" w:color="000000"/>
            </w:tcBorders>
            <w:vAlign w:val="bottom"/>
          </w:tcPr>
          <w:p w:rsidR="00000000" w:rsidRDefault="0032616F">
            <w:pPr>
              <w:jc w:val="right"/>
              <w:rPr>
                <w:rFonts w:ascii="ＭＳ Ｐゴシック" w:eastAsia="ＭＳ Ｐゴシック" w:hAnsi="ＭＳ Ｐゴシック" w:cs="ＭＳ Ｐゴシック"/>
                <w:color w:val="000000"/>
                <w:sz w:val="18"/>
                <w:lang w:val="en-GB" w:eastAsia="ja-JP"/>
                <w:rPrChange w:id="478" w:author="Stephen McGough" w:date="2008-07-08T12:56:00Z">
                  <w:rPr>
                    <w:rFonts w:ascii="ＭＳ Ｐゴシック" w:eastAsia="ＭＳ Ｐゴシック" w:hAnsi="ＭＳ Ｐゴシック" w:cs="ＭＳ Ｐゴシック"/>
                    <w:b/>
                    <w:color w:val="000000"/>
                    <w:kern w:val="32"/>
                    <w:sz w:val="20"/>
                    <w:lang w:eastAsia="ja-JP"/>
                  </w:rPr>
                </w:rPrChange>
              </w:rPr>
              <w:pPrChange w:id="479" w:author="Stephen McGough" w:date="2008-07-08T12:56:00Z">
                <w:pPr>
                  <w:keepNext/>
                  <w:numPr>
                    <w:numId w:val="11"/>
                  </w:numPr>
                  <w:tabs>
                    <w:tab w:val="num" w:pos="360"/>
                  </w:tabs>
                  <w:spacing w:before="120" w:after="60"/>
                  <w:ind w:left="360" w:hanging="360"/>
                  <w:jc w:val="right"/>
                  <w:outlineLvl w:val="0"/>
                </w:pPr>
              </w:pPrChange>
            </w:pPr>
            <w:ins w:id="480" w:author="Stephen McGough" w:date="2008-07-08T12:09:00Z">
              <w:r w:rsidRPr="0032616F">
                <w:rPr>
                  <w:color w:val="000000"/>
                  <w:sz w:val="18"/>
                  <w:lang w:val="en-GB" w:eastAsia="ja-JP"/>
                  <w:rPrChange w:id="481" w:author="Stephen McGough" w:date="2008-07-08T12:56:00Z">
                    <w:rPr>
                      <w:color w:val="000000"/>
                      <w:lang w:val="en-GB" w:eastAsia="ja-JP"/>
                    </w:rPr>
                  </w:rPrChange>
                </w:rPr>
                <w:t>3</w:t>
              </w:r>
            </w:ins>
            <w:del w:id="482" w:author="Stephen McGough" w:date="2008-07-08T12:09:00Z">
              <w:r w:rsidRPr="0032616F">
                <w:rPr>
                  <w:color w:val="000000"/>
                  <w:sz w:val="18"/>
                  <w:lang w:eastAsia="ja-JP"/>
                  <w:rPrChange w:id="483" w:author="Stephen McGough" w:date="2008-07-08T12:56:00Z">
                    <w:rPr>
                      <w:color w:val="000000"/>
                      <w:lang w:eastAsia="ja-JP"/>
                    </w:rPr>
                  </w:rPrChange>
                </w:rPr>
                <w:delText>2</w:delText>
              </w:r>
            </w:del>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484" w:author="Stephen McGough" w:date="2008-07-08T12:56:00Z">
                  <w:rPr>
                    <w:rFonts w:ascii="ＭＳ Ｐゴシック" w:eastAsia="ＭＳ Ｐゴシック" w:hAnsi="ＭＳ Ｐゴシック" w:cs="ＭＳ Ｐゴシック"/>
                    <w:b/>
                    <w:color w:val="000000"/>
                    <w:kern w:val="32"/>
                    <w:sz w:val="18"/>
                    <w:szCs w:val="18"/>
                    <w:lang w:eastAsia="ja-JP"/>
                  </w:rPr>
                </w:rPrChange>
              </w:rPr>
              <w:pPrChange w:id="485" w:author="Stephen McGough" w:date="2008-07-08T12:56:00Z">
                <w:pPr>
                  <w:keepNext/>
                  <w:numPr>
                    <w:numId w:val="11"/>
                  </w:numPr>
                  <w:tabs>
                    <w:tab w:val="num" w:pos="360"/>
                  </w:tabs>
                  <w:spacing w:before="120" w:after="60"/>
                  <w:ind w:left="360" w:hanging="360"/>
                  <w:jc w:val="right"/>
                  <w:outlineLvl w:val="0"/>
                </w:pPr>
              </w:pPrChange>
            </w:pPr>
            <w:ins w:id="486" w:author="Stephen McGough" w:date="2008-07-08T11:27:00Z">
              <w:r w:rsidRPr="0032616F">
                <w:rPr>
                  <w:color w:val="000000"/>
                  <w:sz w:val="18"/>
                  <w:lang w:val="en-GB" w:eastAsia="ja-JP"/>
                  <w:rPrChange w:id="487" w:author="Stephen McGough" w:date="2008-07-08T12:56:00Z">
                    <w:rPr>
                      <w:color w:val="000000"/>
                      <w:lang w:val="en-GB" w:eastAsia="ja-JP"/>
                    </w:rPr>
                  </w:rPrChange>
                </w:rPr>
                <w:t>8</w:t>
              </w:r>
            </w:ins>
            <w:del w:id="488" w:author="Stephen McGough" w:date="2008-07-08T11:27:00Z">
              <w:r w:rsidRPr="0032616F">
                <w:rPr>
                  <w:color w:val="000000"/>
                  <w:sz w:val="18"/>
                  <w:lang w:eastAsia="ja-JP"/>
                  <w:rPrChange w:id="489" w:author="Stephen McGough" w:date="2008-07-08T12:56:00Z">
                    <w:rPr>
                      <w:color w:val="000000"/>
                      <w:lang w:eastAsia="ja-JP"/>
                    </w:rPr>
                  </w:rPrChange>
                </w:rPr>
                <w:delText>7</w:delText>
              </w:r>
            </w:del>
          </w:p>
        </w:tc>
        <w:tc>
          <w:tcPr>
            <w:tcW w:w="567" w:type="dxa"/>
            <w:tcBorders>
              <w:left w:val="single" w:sz="4" w:space="0" w:color="000000"/>
              <w:bottom w:val="single" w:sz="4" w:space="0" w:color="000000"/>
            </w:tcBorders>
            <w:vAlign w:val="bottom"/>
          </w:tcPr>
          <w:p w:rsidR="009C352E" w:rsidRPr="00C20A08" w:rsidRDefault="0032616F" w:rsidP="00C20A08">
            <w:pPr>
              <w:jc w:val="right"/>
              <w:rPr>
                <w:rFonts w:ascii="ＭＳ Ｐゴシック" w:eastAsia="ＭＳ Ｐゴシック" w:hAnsi="ＭＳ Ｐゴシック" w:cs="ＭＳ Ｐゴシック"/>
                <w:color w:val="000000"/>
                <w:sz w:val="18"/>
                <w:rPrChange w:id="490" w:author="Stephen McGough" w:date="2008-07-08T12:56:00Z">
                  <w:rPr>
                    <w:rFonts w:ascii="ＭＳ Ｐゴシック" w:eastAsia="ＭＳ Ｐゴシック" w:hAnsi="ＭＳ Ｐゴシック" w:cs="ＭＳ Ｐゴシック"/>
                    <w:color w:val="000000"/>
                  </w:rPr>
                </w:rPrChange>
              </w:rPr>
            </w:pPr>
            <w:r w:rsidRPr="0032616F">
              <w:rPr>
                <w:color w:val="000000"/>
                <w:sz w:val="18"/>
                <w:rPrChange w:id="491" w:author="Stephen McGough" w:date="2008-07-08T12:56: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492" w:author="Stephen McGough" w:date="2008-07-08T12:56:00Z">
                  <w:rPr/>
                </w:rPrChange>
              </w:rPr>
              <w:pPrChange w:id="493" w:author="Stephen McGough" w:date="2008-07-08T12:56: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494" w:author="Stephen McGough" w:date="2008-07-08T12:56:00Z">
                  <w:rPr/>
                </w:rPrChange>
              </w:rPr>
              <w:pPrChange w:id="495" w:author="Stephen McGough" w:date="2008-07-08T12:56:00Z">
                <w:pPr>
                  <w:snapToGrid w:val="0"/>
                  <w:ind w:firstLine="720"/>
                  <w:jc w:val="right"/>
                </w:pPr>
              </w:pPrChange>
            </w:pPr>
            <w:r w:rsidRPr="0032616F">
              <w:rPr>
                <w:sz w:val="18"/>
                <w:rPrChange w:id="496" w:author="Stephen McGough" w:date="2008-07-08T12:56:00Z">
                  <w:rPr/>
                </w:rPrChange>
              </w:rPr>
              <w:t>TotalDiskSpace</w:t>
            </w:r>
          </w:p>
        </w:tc>
        <w:tc>
          <w:tcPr>
            <w:tcW w:w="567" w:type="dxa"/>
            <w:tcBorders>
              <w:left w:val="single" w:sz="4" w:space="0" w:color="000000"/>
              <w:bottom w:val="single" w:sz="4" w:space="0" w:color="000000"/>
            </w:tcBorders>
            <w:vAlign w:val="bottom"/>
          </w:tcPr>
          <w:p w:rsidR="00000000" w:rsidRDefault="0032616F">
            <w:pPr>
              <w:jc w:val="right"/>
              <w:rPr>
                <w:rFonts w:ascii="ＭＳ Ｐゴシック" w:eastAsia="ＭＳ Ｐゴシック" w:hAnsi="ＭＳ Ｐゴシック" w:cs="ＭＳ Ｐゴシック"/>
                <w:color w:val="000000"/>
                <w:sz w:val="18"/>
                <w:lang w:val="en-GB" w:eastAsia="ja-JP"/>
                <w:rPrChange w:id="497" w:author="Stephen McGough" w:date="2008-07-08T12:56:00Z">
                  <w:rPr>
                    <w:rFonts w:ascii="ＭＳ Ｐゴシック" w:eastAsia="ＭＳ Ｐゴシック" w:hAnsi="ＭＳ Ｐゴシック" w:cs="ＭＳ Ｐゴシック"/>
                    <w:b/>
                    <w:color w:val="000000"/>
                    <w:kern w:val="32"/>
                    <w:sz w:val="20"/>
                    <w:lang w:eastAsia="ja-JP"/>
                  </w:rPr>
                </w:rPrChange>
              </w:rPr>
              <w:pPrChange w:id="498" w:author="Stephen McGough" w:date="2008-07-08T12:56:00Z">
                <w:pPr>
                  <w:keepNext/>
                  <w:numPr>
                    <w:numId w:val="11"/>
                  </w:numPr>
                  <w:tabs>
                    <w:tab w:val="num" w:pos="360"/>
                  </w:tabs>
                  <w:spacing w:before="120" w:after="60"/>
                  <w:ind w:left="360" w:hanging="360"/>
                  <w:jc w:val="right"/>
                  <w:outlineLvl w:val="0"/>
                </w:pPr>
              </w:pPrChange>
            </w:pPr>
            <w:ins w:id="499" w:author="Stephen McGough" w:date="2008-07-08T12:09:00Z">
              <w:r w:rsidRPr="0032616F">
                <w:rPr>
                  <w:color w:val="000000"/>
                  <w:sz w:val="18"/>
                  <w:lang w:val="en-GB" w:eastAsia="ja-JP"/>
                  <w:rPrChange w:id="500" w:author="Stephen McGough" w:date="2008-07-08T12:56:00Z">
                    <w:rPr>
                      <w:color w:val="000000"/>
                      <w:lang w:val="en-GB" w:eastAsia="ja-JP"/>
                    </w:rPr>
                  </w:rPrChange>
                </w:rPr>
                <w:t>2</w:t>
              </w:r>
            </w:ins>
            <w:del w:id="501" w:author="Stephen McGough" w:date="2008-07-08T12:09:00Z">
              <w:r w:rsidRPr="0032616F">
                <w:rPr>
                  <w:color w:val="000000"/>
                  <w:sz w:val="18"/>
                  <w:lang w:eastAsia="ja-JP"/>
                  <w:rPrChange w:id="502" w:author="Stephen McGough" w:date="2008-07-08T12:56:00Z">
                    <w:rPr>
                      <w:color w:val="000000"/>
                      <w:lang w:eastAsia="ja-JP"/>
                    </w:rPr>
                  </w:rPrChange>
                </w:rPr>
                <w:delText>1</w:delText>
              </w:r>
            </w:del>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503" w:author="Stephen McGough" w:date="2008-07-08T12:56:00Z">
                  <w:rPr>
                    <w:rFonts w:ascii="ＭＳ Ｐゴシック" w:eastAsia="ＭＳ Ｐゴシック" w:hAnsi="ＭＳ Ｐゴシック" w:cs="ＭＳ Ｐゴシック"/>
                    <w:b/>
                    <w:color w:val="000000"/>
                    <w:kern w:val="32"/>
                    <w:sz w:val="18"/>
                    <w:szCs w:val="18"/>
                    <w:lang w:eastAsia="ja-JP"/>
                  </w:rPr>
                </w:rPrChange>
              </w:rPr>
              <w:pPrChange w:id="504" w:author="Stephen McGough" w:date="2008-07-08T12:56:00Z">
                <w:pPr>
                  <w:keepNext/>
                  <w:numPr>
                    <w:numId w:val="11"/>
                  </w:numPr>
                  <w:tabs>
                    <w:tab w:val="num" w:pos="360"/>
                  </w:tabs>
                  <w:spacing w:before="120" w:after="60"/>
                  <w:ind w:left="360" w:hanging="360"/>
                  <w:jc w:val="right"/>
                  <w:outlineLvl w:val="0"/>
                </w:pPr>
              </w:pPrChange>
            </w:pPr>
            <w:ins w:id="505" w:author="Stephen McGough" w:date="2008-07-08T11:27:00Z">
              <w:r w:rsidRPr="0032616F">
                <w:rPr>
                  <w:color w:val="000000"/>
                  <w:sz w:val="18"/>
                  <w:lang w:val="en-GB" w:eastAsia="ja-JP"/>
                  <w:rPrChange w:id="506" w:author="Stephen McGough" w:date="2008-07-08T12:56:00Z">
                    <w:rPr>
                      <w:color w:val="000000"/>
                      <w:lang w:val="en-GB" w:eastAsia="ja-JP"/>
                    </w:rPr>
                  </w:rPrChange>
                </w:rPr>
                <w:t>9</w:t>
              </w:r>
            </w:ins>
            <w:del w:id="507" w:author="Stephen McGough" w:date="2008-07-08T11:27:00Z">
              <w:r w:rsidRPr="0032616F">
                <w:rPr>
                  <w:color w:val="000000"/>
                  <w:sz w:val="18"/>
                  <w:lang w:eastAsia="ja-JP"/>
                  <w:rPrChange w:id="508" w:author="Stephen McGough" w:date="2008-07-08T12:56:00Z">
                    <w:rPr>
                      <w:color w:val="000000"/>
                      <w:lang w:eastAsia="ja-JP"/>
                    </w:rPr>
                  </w:rPrChange>
                </w:rPr>
                <w:delText>8</w:delText>
              </w:r>
            </w:del>
          </w:p>
        </w:tc>
        <w:tc>
          <w:tcPr>
            <w:tcW w:w="567" w:type="dxa"/>
            <w:tcBorders>
              <w:left w:val="single" w:sz="4" w:space="0" w:color="000000"/>
              <w:bottom w:val="single" w:sz="4" w:space="0" w:color="000000"/>
            </w:tcBorders>
            <w:vAlign w:val="bottom"/>
          </w:tcPr>
          <w:p w:rsidR="009C352E" w:rsidRPr="00C20A08" w:rsidRDefault="0032616F" w:rsidP="00C20A08">
            <w:pPr>
              <w:jc w:val="right"/>
              <w:rPr>
                <w:rFonts w:ascii="ＭＳ Ｐゴシック" w:eastAsia="ＭＳ Ｐゴシック" w:hAnsi="ＭＳ Ｐゴシック" w:cs="ＭＳ Ｐゴシック"/>
                <w:color w:val="000000"/>
                <w:sz w:val="18"/>
                <w:rPrChange w:id="509" w:author="Stephen McGough" w:date="2008-07-08T12:56:00Z">
                  <w:rPr>
                    <w:rFonts w:ascii="ＭＳ Ｐゴシック" w:eastAsia="ＭＳ Ｐゴシック" w:hAnsi="ＭＳ Ｐゴシック" w:cs="ＭＳ Ｐゴシック"/>
                    <w:color w:val="000000"/>
                  </w:rPr>
                </w:rPrChange>
              </w:rPr>
            </w:pPr>
            <w:r w:rsidRPr="0032616F">
              <w:rPr>
                <w:color w:val="000000"/>
                <w:sz w:val="18"/>
                <w:rPrChange w:id="510" w:author="Stephen McGough" w:date="2008-07-08T12:56: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511" w:author="Stephen McGough" w:date="2008-07-08T12:56:00Z">
                  <w:rPr/>
                </w:rPrChange>
              </w:rPr>
              <w:pPrChange w:id="512" w:author="Stephen McGough" w:date="2008-07-08T12:56:00Z">
                <w:pPr>
                  <w:snapToGrid w:val="0"/>
                </w:pPr>
              </w:pPrChange>
            </w:pPr>
          </w:p>
        </w:tc>
      </w:tr>
      <w:tr w:rsidR="009C352E" w:rsidRPr="00C55955">
        <w:tc>
          <w:tcPr>
            <w:tcW w:w="3515" w:type="dxa"/>
            <w:tcBorders>
              <w:left w:val="single" w:sz="4" w:space="0" w:color="000000"/>
              <w:bottom w:val="single" w:sz="4" w:space="0" w:color="000000"/>
            </w:tcBorders>
          </w:tcPr>
          <w:p w:rsidR="0032616F" w:rsidRPr="0032616F" w:rsidRDefault="0032616F" w:rsidP="0032616F">
            <w:pPr>
              <w:jc w:val="right"/>
              <w:rPr>
                <w:sz w:val="18"/>
                <w:rPrChange w:id="513" w:author="Stephen McGough" w:date="2008-07-08T11:53:00Z">
                  <w:rPr/>
                </w:rPrChange>
              </w:rPr>
              <w:pPrChange w:id="514" w:author="Stephen McGough" w:date="2008-07-08T11:53:00Z">
                <w:pPr>
                  <w:snapToGrid w:val="0"/>
                  <w:ind w:firstLine="720"/>
                  <w:jc w:val="right"/>
                </w:pPr>
              </w:pPrChange>
            </w:pPr>
            <w:r w:rsidRPr="0032616F">
              <w:rPr>
                <w:sz w:val="18"/>
                <w:rPrChange w:id="515" w:author="Stephen McGough" w:date="2008-07-08T11:53:00Z">
                  <w:rPr/>
                </w:rPrChange>
              </w:rPr>
              <w:t>TotalResourceCount</w:t>
            </w:r>
          </w:p>
        </w:tc>
        <w:tc>
          <w:tcPr>
            <w:tcW w:w="567" w:type="dxa"/>
            <w:tcBorders>
              <w:left w:val="single" w:sz="4" w:space="0" w:color="000000"/>
              <w:bottom w:val="single" w:sz="4" w:space="0" w:color="000000"/>
            </w:tcBorders>
            <w:vAlign w:val="bottom"/>
          </w:tcPr>
          <w:p w:rsidR="009C352E" w:rsidRPr="00CE35CA" w:rsidRDefault="0032616F" w:rsidP="00CE35CA">
            <w:pPr>
              <w:jc w:val="right"/>
              <w:rPr>
                <w:rFonts w:ascii="ＭＳ Ｐゴシック" w:eastAsia="ＭＳ Ｐゴシック" w:hAnsi="ＭＳ Ｐゴシック" w:cs="ＭＳ Ｐゴシック"/>
                <w:color w:val="000000"/>
                <w:sz w:val="18"/>
                <w:lang w:eastAsia="ja-JP"/>
                <w:rPrChange w:id="516" w:author="Stephen McGough" w:date="2008-07-08T11:53:00Z">
                  <w:rPr>
                    <w:rFonts w:ascii="ＭＳ Ｐゴシック" w:eastAsia="ＭＳ Ｐゴシック" w:hAnsi="ＭＳ Ｐゴシック" w:cs="ＭＳ Ｐゴシック"/>
                    <w:color w:val="000000"/>
                    <w:lang w:eastAsia="ja-JP"/>
                  </w:rPr>
                </w:rPrChange>
              </w:rPr>
            </w:pPr>
            <w:r w:rsidRPr="0032616F">
              <w:rPr>
                <w:color w:val="000000"/>
                <w:sz w:val="18"/>
                <w:lang w:eastAsia="ja-JP"/>
                <w:rPrChange w:id="517" w:author="Stephen McGough" w:date="2008-07-08T11:53:00Z">
                  <w:rPr>
                    <w:color w:val="000000"/>
                    <w:lang w:eastAsia="ja-JP"/>
                  </w:rPr>
                </w:rPrChange>
              </w:rPr>
              <w:t>5</w:t>
            </w:r>
          </w:p>
        </w:tc>
        <w:tc>
          <w:tcPr>
            <w:tcW w:w="567" w:type="dxa"/>
            <w:tcBorders>
              <w:left w:val="single" w:sz="4" w:space="0" w:color="000000"/>
              <w:bottom w:val="single" w:sz="4" w:space="0" w:color="000000"/>
            </w:tcBorders>
            <w:vAlign w:val="bottom"/>
          </w:tcPr>
          <w:p w:rsidR="0032616F" w:rsidRPr="0032616F" w:rsidRDefault="0032616F" w:rsidP="0032616F">
            <w:pPr>
              <w:jc w:val="right"/>
              <w:rPr>
                <w:rFonts w:ascii="ＭＳ Ｐゴシック" w:eastAsia="ＭＳ Ｐゴシック" w:hAnsi="ＭＳ Ｐゴシック" w:cs="ＭＳ Ｐゴシック"/>
                <w:color w:val="000000"/>
                <w:sz w:val="18"/>
                <w:lang w:val="en-GB" w:eastAsia="ja-JP"/>
                <w:rPrChange w:id="518" w:author="Stephen McGough" w:date="2008-07-08T11:53:00Z">
                  <w:rPr>
                    <w:rFonts w:ascii="ＭＳ Ｐゴシック" w:eastAsia="ＭＳ Ｐゴシック" w:hAnsi="ＭＳ Ｐゴシック" w:cs="ＭＳ Ｐゴシック"/>
                    <w:b/>
                    <w:color w:val="000000"/>
                    <w:kern w:val="32"/>
                    <w:sz w:val="18"/>
                    <w:szCs w:val="18"/>
                    <w:lang w:eastAsia="ja-JP"/>
                  </w:rPr>
                </w:rPrChange>
              </w:rPr>
              <w:pPrChange w:id="519" w:author="Stephen McGough" w:date="2008-07-08T11:53:00Z">
                <w:pPr>
                  <w:keepNext/>
                  <w:numPr>
                    <w:numId w:val="11"/>
                  </w:numPr>
                  <w:tabs>
                    <w:tab w:val="num" w:pos="360"/>
                  </w:tabs>
                  <w:spacing w:before="120" w:after="60"/>
                  <w:ind w:left="360" w:hanging="360"/>
                  <w:jc w:val="right"/>
                  <w:outlineLvl w:val="0"/>
                </w:pPr>
              </w:pPrChange>
            </w:pPr>
            <w:ins w:id="520" w:author="Stephen McGough" w:date="2008-07-08T11:27:00Z">
              <w:r w:rsidRPr="0032616F">
                <w:rPr>
                  <w:color w:val="000000"/>
                  <w:sz w:val="18"/>
                  <w:lang w:val="en-GB" w:eastAsia="ja-JP"/>
                  <w:rPrChange w:id="521" w:author="Stephen McGough" w:date="2008-07-08T11:53:00Z">
                    <w:rPr>
                      <w:color w:val="000000"/>
                      <w:lang w:val="en-GB" w:eastAsia="ja-JP"/>
                    </w:rPr>
                  </w:rPrChange>
                </w:rPr>
                <w:t>5</w:t>
              </w:r>
            </w:ins>
            <w:del w:id="522" w:author="Stephen McGough" w:date="2008-07-08T11:27:00Z">
              <w:r w:rsidRPr="0032616F">
                <w:rPr>
                  <w:color w:val="000000"/>
                  <w:sz w:val="18"/>
                  <w:lang w:eastAsia="ja-JP"/>
                  <w:rPrChange w:id="523" w:author="Stephen McGough" w:date="2008-07-08T11:53:00Z">
                    <w:rPr>
                      <w:color w:val="000000"/>
                      <w:lang w:eastAsia="ja-JP"/>
                    </w:rPr>
                  </w:rPrChange>
                </w:rPr>
                <w:delText>4</w:delText>
              </w:r>
            </w:del>
          </w:p>
        </w:tc>
        <w:tc>
          <w:tcPr>
            <w:tcW w:w="567" w:type="dxa"/>
            <w:tcBorders>
              <w:left w:val="single" w:sz="4" w:space="0" w:color="000000"/>
              <w:bottom w:val="single" w:sz="4" w:space="0" w:color="000000"/>
            </w:tcBorders>
            <w:vAlign w:val="bottom"/>
          </w:tcPr>
          <w:p w:rsidR="009C352E" w:rsidRPr="00CE35CA" w:rsidRDefault="0032616F" w:rsidP="00CE35CA">
            <w:pPr>
              <w:jc w:val="right"/>
              <w:rPr>
                <w:rFonts w:ascii="ＭＳ Ｐゴシック" w:eastAsia="ＭＳ Ｐゴシック" w:hAnsi="ＭＳ Ｐゴシック" w:cs="ＭＳ Ｐゴシック"/>
                <w:color w:val="000000"/>
                <w:sz w:val="18"/>
                <w:rPrChange w:id="524" w:author="Stephen McGough" w:date="2008-07-08T11:53:00Z">
                  <w:rPr>
                    <w:rFonts w:ascii="ＭＳ Ｐゴシック" w:eastAsia="ＭＳ Ｐゴシック" w:hAnsi="ＭＳ Ｐゴシック" w:cs="ＭＳ Ｐゴシック"/>
                    <w:color w:val="000000"/>
                  </w:rPr>
                </w:rPrChange>
              </w:rPr>
            </w:pPr>
            <w:r w:rsidRPr="0032616F">
              <w:rPr>
                <w:color w:val="000000"/>
                <w:sz w:val="18"/>
                <w:rPrChange w:id="525" w:author="Stephen McGough" w:date="2008-07-08T11:53:00Z">
                  <w:rPr>
                    <w:color w:val="000000"/>
                  </w:rPr>
                </w:rPrChange>
              </w:rPr>
              <w:t>0</w:t>
            </w:r>
          </w:p>
        </w:tc>
        <w:tc>
          <w:tcPr>
            <w:tcW w:w="3128" w:type="dxa"/>
            <w:tcBorders>
              <w:left w:val="single" w:sz="4" w:space="0" w:color="000000"/>
              <w:bottom w:val="single" w:sz="4" w:space="0" w:color="000000"/>
              <w:right w:val="single" w:sz="4" w:space="0" w:color="000000"/>
            </w:tcBorders>
          </w:tcPr>
          <w:p w:rsidR="0032616F" w:rsidRPr="0032616F" w:rsidRDefault="0032616F" w:rsidP="0032616F">
            <w:pPr>
              <w:jc w:val="right"/>
              <w:rPr>
                <w:sz w:val="18"/>
                <w:rPrChange w:id="526" w:author="Stephen McGough" w:date="2008-07-08T11:53:00Z">
                  <w:rPr/>
                </w:rPrChange>
              </w:rPr>
              <w:pPrChange w:id="527" w:author="Stephen McGough" w:date="2008-07-08T11:53:00Z">
                <w:pPr>
                  <w:snapToGrid w:val="0"/>
                </w:pPr>
              </w:pPrChange>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DataStaging</w:t>
            </w:r>
            <w:r w:rsidRPr="00C55955">
              <w:rPr>
                <w:rFonts w:cs="Arial"/>
                <w:sz w:val="18"/>
                <w:szCs w:val="18"/>
              </w:rPr>
              <w:tab/>
            </w:r>
          </w:p>
        </w:tc>
        <w:tc>
          <w:tcPr>
            <w:tcW w:w="567" w:type="dxa"/>
            <w:tcBorders>
              <w:left w:val="single" w:sz="4" w:space="0" w:color="000000"/>
              <w:bottom w:val="single" w:sz="4" w:space="0" w:color="000000"/>
            </w:tcBorders>
            <w:vAlign w:val="bottom"/>
          </w:tcPr>
          <w:p w:rsidR="009C352E" w:rsidRPr="00581E87" w:rsidRDefault="00530CA9">
            <w:pPr>
              <w:jc w:val="right"/>
              <w:rPr>
                <w:rFonts w:ascii="ＭＳ Ｐゴシック" w:eastAsia="ＭＳ Ｐゴシック" w:hAnsi="ＭＳ Ｐゴシック" w:cs="ＭＳ Ｐゴシック"/>
                <w:color w:val="000000"/>
                <w:sz w:val="18"/>
                <w:szCs w:val="18"/>
                <w:lang w:val="en-GB"/>
                <w:rPrChange w:id="528" w:author="Stephen McGough" w:date="2008-07-08T11:27:00Z">
                  <w:rPr>
                    <w:rFonts w:ascii="ＭＳ Ｐゴシック" w:eastAsia="ＭＳ Ｐゴシック" w:hAnsi="ＭＳ Ｐゴシック" w:cs="ＭＳ Ｐゴシック"/>
                    <w:color w:val="000000"/>
                    <w:sz w:val="18"/>
                    <w:szCs w:val="18"/>
                  </w:rPr>
                </w:rPrChange>
              </w:rPr>
            </w:pPr>
            <w:ins w:id="529" w:author="Stephen McGough" w:date="2008-07-08T11:27:00Z">
              <w:r>
                <w:rPr>
                  <w:color w:val="000000"/>
                  <w:sz w:val="18"/>
                  <w:szCs w:val="18"/>
                  <w:lang w:val="en-GB"/>
                </w:rPr>
                <w:t>6</w:t>
              </w:r>
            </w:ins>
            <w:del w:id="530" w:author="Stephen McGough" w:date="2008-07-08T11:27: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D80CD8">
            <w:pPr>
              <w:snapToGrid w:val="0"/>
              <w:rPr>
                <w:rFonts w:cs="Arial"/>
                <w:sz w:val="18"/>
                <w:szCs w:val="18"/>
                <w:lang w:eastAsia="ja-JP"/>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FileName</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Change w:id="531" w:author="Stephen McGough" w:date="2008-07-08T11:27:00Z">
                  <w:rPr>
                    <w:rFonts w:ascii="ＭＳ Ｐゴシック" w:eastAsia="ＭＳ Ｐゴシック" w:hAnsi="ＭＳ Ｐゴシック" w:cs="ＭＳ Ｐゴシック"/>
                    <w:color w:val="000000"/>
                    <w:sz w:val="18"/>
                    <w:szCs w:val="18"/>
                  </w:rPr>
                </w:rPrChange>
              </w:rPr>
            </w:pPr>
            <w:ins w:id="532" w:author="Stephen McGough" w:date="2008-07-08T11:27:00Z">
              <w:r>
                <w:rPr>
                  <w:color w:val="000000"/>
                  <w:sz w:val="18"/>
                  <w:szCs w:val="18"/>
                  <w:lang w:val="en-GB"/>
                </w:rPr>
                <w:t>10</w:t>
              </w:r>
            </w:ins>
            <w:del w:id="533" w:author="Stephen McGough" w:date="2008-07-08T11:27:00Z">
              <w:r w:rsidR="009C352E" w:rsidRPr="00C55955" w:rsidDel="00581E87">
                <w:rPr>
                  <w:rFonts w:hint="eastAsia"/>
                  <w:color w:val="000000"/>
                  <w:sz w:val="18"/>
                  <w:szCs w:val="18"/>
                </w:rPr>
                <w:delText>8</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FilesystemName</w:t>
            </w:r>
          </w:p>
        </w:tc>
        <w:tc>
          <w:tcPr>
            <w:tcW w:w="567" w:type="dxa"/>
            <w:tcBorders>
              <w:left w:val="single" w:sz="4" w:space="0" w:color="000000"/>
              <w:bottom w:val="single" w:sz="4" w:space="0" w:color="000000"/>
            </w:tcBorders>
            <w:vAlign w:val="bottom"/>
          </w:tcPr>
          <w:p w:rsidR="009C352E" w:rsidRPr="00C55955" w:rsidRDefault="00BD1A17">
            <w:pPr>
              <w:jc w:val="right"/>
              <w:rPr>
                <w:rFonts w:ascii="ＭＳ Ｐゴシック" w:eastAsia="ＭＳ Ｐゴシック" w:hAnsi="ＭＳ Ｐゴシック" w:cs="ＭＳ Ｐゴシック"/>
                <w:color w:val="000000"/>
                <w:sz w:val="18"/>
                <w:szCs w:val="18"/>
                <w:lang w:eastAsia="ja-JP"/>
              </w:rPr>
            </w:pPr>
            <w:r>
              <w:rPr>
                <w:rFonts w:hint="eastAsia"/>
                <w:color w:val="000000"/>
                <w:sz w:val="18"/>
                <w:szCs w:val="18"/>
                <w:lang w:eastAsia="ja-JP"/>
              </w:rPr>
              <w:t>4</w:t>
            </w:r>
          </w:p>
        </w:tc>
        <w:tc>
          <w:tcPr>
            <w:tcW w:w="567" w:type="dxa"/>
            <w:tcBorders>
              <w:left w:val="single" w:sz="4" w:space="0" w:color="000000"/>
              <w:bottom w:val="single" w:sz="4" w:space="0" w:color="000000"/>
            </w:tcBorders>
            <w:vAlign w:val="bottom"/>
          </w:tcPr>
          <w:p w:rsidR="009C352E" w:rsidRPr="00C55955" w:rsidRDefault="00BD1A17">
            <w:pPr>
              <w:jc w:val="right"/>
              <w:rPr>
                <w:rFonts w:ascii="ＭＳ Ｐゴシック" w:eastAsia="ＭＳ Ｐゴシック" w:hAnsi="ＭＳ Ｐゴシック" w:cs="ＭＳ Ｐゴシック"/>
                <w:color w:val="000000"/>
                <w:sz w:val="18"/>
                <w:szCs w:val="18"/>
                <w:lang w:eastAsia="ja-JP"/>
              </w:rPr>
            </w:pPr>
            <w:r>
              <w:rPr>
                <w:rFonts w:hint="eastAsia"/>
                <w:color w:val="000000"/>
                <w:sz w:val="18"/>
                <w:szCs w:val="18"/>
                <w:lang w:eastAsia="ja-JP"/>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34" w:author="Stephen McGough" w:date="2008-07-08T11:29:00Z">
                  <w:rPr>
                    <w:rFonts w:ascii="ＭＳ Ｐゴシック" w:eastAsia="ＭＳ Ｐゴシック" w:hAnsi="ＭＳ Ｐゴシック" w:cs="ＭＳ Ｐゴシック"/>
                    <w:color w:val="000000"/>
                    <w:sz w:val="18"/>
                    <w:szCs w:val="18"/>
                  </w:rPr>
                </w:rPrChange>
              </w:rPr>
            </w:pPr>
            <w:ins w:id="535" w:author="Stephen McGough" w:date="2008-07-08T11:29:00Z">
              <w:r>
                <w:rPr>
                  <w:color w:val="000000"/>
                  <w:sz w:val="18"/>
                  <w:szCs w:val="18"/>
                  <w:lang w:val="en-GB"/>
                </w:rPr>
                <w:t>1</w:t>
              </w:r>
            </w:ins>
            <w:del w:id="536" w:author="Stephen McGough" w:date="2008-07-08T11:29:00Z">
              <w:r w:rsidR="009C352E" w:rsidRPr="00C55955" w:rsidDel="00581E87">
                <w:rPr>
                  <w:rFonts w:hint="eastAsia"/>
                  <w:color w:val="000000"/>
                  <w:sz w:val="18"/>
                  <w:szCs w:val="18"/>
                </w:rPr>
                <w:delText>0</w:delText>
              </w:r>
            </w:del>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CreationFlag</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37" w:author="Stephen McGough" w:date="2008-07-08T11:30:00Z">
                  <w:rPr>
                    <w:rFonts w:ascii="ＭＳ Ｐゴシック" w:eastAsia="ＭＳ Ｐゴシック" w:hAnsi="ＭＳ Ｐゴシック" w:cs="ＭＳ Ｐゴシック"/>
                    <w:color w:val="000000"/>
                    <w:sz w:val="18"/>
                    <w:szCs w:val="18"/>
                  </w:rPr>
                </w:rPrChange>
              </w:rPr>
            </w:pPr>
            <w:ins w:id="538" w:author="Stephen McGough" w:date="2008-07-08T11:30:00Z">
              <w:r>
                <w:rPr>
                  <w:color w:val="000000"/>
                  <w:sz w:val="18"/>
                  <w:szCs w:val="18"/>
                  <w:lang w:val="en-GB"/>
                </w:rPr>
                <w:t>5</w:t>
              </w:r>
            </w:ins>
            <w:del w:id="539" w:author="Stephen McGough" w:date="2008-07-08T11:30: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DeleteOnTermination</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4</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40" w:author="Stephen McGough" w:date="2008-07-08T11:30:00Z">
                  <w:rPr>
                    <w:rFonts w:ascii="ＭＳ Ｐゴシック" w:eastAsia="ＭＳ Ｐゴシック" w:hAnsi="ＭＳ Ｐゴシック" w:cs="ＭＳ Ｐゴシック"/>
                    <w:color w:val="000000"/>
                    <w:sz w:val="18"/>
                    <w:szCs w:val="18"/>
                  </w:rPr>
                </w:rPrChange>
              </w:rPr>
            </w:pPr>
            <w:ins w:id="541" w:author="Stephen McGough" w:date="2008-07-08T11:30:00Z">
              <w:r>
                <w:rPr>
                  <w:color w:val="000000"/>
                  <w:sz w:val="18"/>
                  <w:szCs w:val="18"/>
                  <w:lang w:val="en-GB"/>
                </w:rPr>
                <w:t>5</w:t>
              </w:r>
            </w:ins>
            <w:del w:id="542" w:author="Stephen McGough" w:date="2008-07-08T11:30: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Source</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43" w:author="Stephen McGough" w:date="2008-07-08T11:30:00Z">
                  <w:rPr>
                    <w:rFonts w:ascii="ＭＳ Ｐゴシック" w:eastAsia="ＭＳ Ｐゴシック" w:hAnsi="ＭＳ Ｐゴシック" w:cs="ＭＳ Ｐゴシック"/>
                    <w:color w:val="000000"/>
                    <w:sz w:val="18"/>
                    <w:szCs w:val="18"/>
                  </w:rPr>
                </w:rPrChange>
              </w:rPr>
            </w:pPr>
            <w:ins w:id="544" w:author="Stephen McGough" w:date="2008-07-08T11:30:00Z">
              <w:r>
                <w:rPr>
                  <w:color w:val="000000"/>
                  <w:sz w:val="18"/>
                  <w:szCs w:val="18"/>
                  <w:lang w:val="en-GB"/>
                </w:rPr>
                <w:t>9</w:t>
              </w:r>
            </w:ins>
            <w:del w:id="545" w:author="Stephen McGough" w:date="2008-07-08T11:30:00Z">
              <w:r w:rsidR="009C352E" w:rsidRPr="00C55955" w:rsidDel="00581E87">
                <w:rPr>
                  <w:rFonts w:hint="eastAsia"/>
                  <w:color w:val="000000"/>
                  <w:sz w:val="18"/>
                  <w:szCs w:val="18"/>
                </w:rPr>
                <w:delText>8</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Target</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46" w:author="Stephen McGough" w:date="2008-07-08T11:30:00Z">
                  <w:rPr>
                    <w:rFonts w:ascii="ＭＳ Ｐゴシック" w:eastAsia="ＭＳ Ｐゴシック" w:hAnsi="ＭＳ Ｐゴシック" w:cs="ＭＳ Ｐゴシック"/>
                    <w:color w:val="000000"/>
                    <w:sz w:val="18"/>
                    <w:szCs w:val="18"/>
                  </w:rPr>
                </w:rPrChange>
              </w:rPr>
            </w:pPr>
            <w:ins w:id="547" w:author="Stephen McGough" w:date="2008-07-08T11:30:00Z">
              <w:r>
                <w:rPr>
                  <w:color w:val="000000"/>
                  <w:sz w:val="18"/>
                  <w:szCs w:val="18"/>
                  <w:lang w:val="en-GB"/>
                </w:rPr>
                <w:t>9</w:t>
              </w:r>
            </w:ins>
            <w:del w:id="548" w:author="Stephen McGough" w:date="2008-07-08T11:30:00Z">
              <w:r w:rsidR="009C352E" w:rsidRPr="00C55955" w:rsidDel="00581E87">
                <w:rPr>
                  <w:rFonts w:hint="eastAsia"/>
                  <w:color w:val="000000"/>
                  <w:sz w:val="18"/>
                  <w:szCs w:val="18"/>
                </w:rPr>
                <w:delText>8</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rPr>
                <w:rFonts w:cs="Arial"/>
                <w:sz w:val="18"/>
                <w:szCs w:val="18"/>
              </w:rPr>
            </w:pPr>
            <w:r w:rsidRPr="00C55955">
              <w:rPr>
                <w:rFonts w:cs="Arial"/>
                <w:sz w:val="18"/>
                <w:szCs w:val="18"/>
              </w:rPr>
              <w:t>POSIXApplication</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Change w:id="549" w:author="Stephen McGough" w:date="2008-07-08T11:30:00Z">
                  <w:rPr>
                    <w:rFonts w:ascii="ＭＳ Ｐゴシック" w:eastAsia="ＭＳ Ｐゴシック" w:hAnsi="ＭＳ Ｐゴシック" w:cs="ＭＳ Ｐゴシック"/>
                    <w:color w:val="000000"/>
                    <w:sz w:val="18"/>
                    <w:szCs w:val="18"/>
                  </w:rPr>
                </w:rPrChange>
              </w:rPr>
            </w:pPr>
            <w:ins w:id="550" w:author="Stephen McGough" w:date="2008-07-08T11:30:00Z">
              <w:r>
                <w:rPr>
                  <w:color w:val="000000"/>
                  <w:sz w:val="18"/>
                  <w:szCs w:val="18"/>
                  <w:lang w:val="en-GB"/>
                </w:rPr>
                <w:t>7</w:t>
              </w:r>
            </w:ins>
            <w:del w:id="551" w:author="Stephen McGough" w:date="2008-07-08T11:30:00Z">
              <w:r w:rsidR="009C352E" w:rsidRPr="00C55955" w:rsidDel="00581E87">
                <w:rPr>
                  <w:rFonts w:hint="eastAsia"/>
                  <w:color w:val="000000"/>
                  <w:sz w:val="18"/>
                  <w:szCs w:val="18"/>
                </w:rPr>
                <w:delText>5</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Executable </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52" w:author="Stephen McGough" w:date="2008-07-08T11:30:00Z">
                  <w:rPr>
                    <w:rFonts w:ascii="ＭＳ Ｐゴシック" w:eastAsia="ＭＳ Ｐゴシック" w:hAnsi="ＭＳ Ｐゴシック" w:cs="ＭＳ Ｐゴシック"/>
                    <w:color w:val="000000"/>
                    <w:sz w:val="18"/>
                    <w:szCs w:val="18"/>
                  </w:rPr>
                </w:rPrChange>
              </w:rPr>
            </w:pPr>
            <w:ins w:id="553" w:author="Stephen McGough" w:date="2008-07-08T11:30:00Z">
              <w:r>
                <w:rPr>
                  <w:color w:val="000000"/>
                  <w:sz w:val="18"/>
                  <w:szCs w:val="18"/>
                  <w:lang w:val="en-GB"/>
                </w:rPr>
                <w:t>10</w:t>
              </w:r>
            </w:ins>
            <w:del w:id="554" w:author="Stephen McGough" w:date="2008-07-08T11:30:00Z">
              <w:r w:rsidR="009C352E" w:rsidRPr="00C55955" w:rsidDel="00581E87">
                <w:rPr>
                  <w:rFonts w:hint="eastAsia"/>
                  <w:color w:val="000000"/>
                  <w:sz w:val="18"/>
                  <w:szCs w:val="18"/>
                </w:rPr>
                <w:delText>9</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Argument </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Change w:id="555" w:author="Stephen McGough" w:date="2008-07-08T11:30:00Z">
                  <w:rPr>
                    <w:rFonts w:ascii="ＭＳ Ｐゴシック" w:eastAsia="ＭＳ Ｐゴシック" w:hAnsi="ＭＳ Ｐゴシック" w:cs="ＭＳ Ｐゴシック"/>
                    <w:color w:val="000000"/>
                    <w:sz w:val="18"/>
                    <w:szCs w:val="18"/>
                  </w:rPr>
                </w:rPrChange>
              </w:rPr>
            </w:pPr>
            <w:ins w:id="556" w:author="Stephen McGough" w:date="2008-07-08T11:30:00Z">
              <w:r>
                <w:rPr>
                  <w:color w:val="000000"/>
                  <w:sz w:val="18"/>
                  <w:szCs w:val="18"/>
                  <w:lang w:val="en-GB"/>
                </w:rPr>
                <w:t>11</w:t>
              </w:r>
            </w:ins>
            <w:del w:id="557" w:author="Stephen McGough" w:date="2008-07-08T11:30:00Z">
              <w:r w:rsidR="009C352E" w:rsidRPr="00C55955" w:rsidDel="00581E87">
                <w:rPr>
                  <w:rFonts w:hint="eastAsia"/>
                  <w:color w:val="000000"/>
                  <w:sz w:val="18"/>
                  <w:szCs w:val="18"/>
                </w:rPr>
                <w:delText>9</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lang w:eastAsia="ja-JP"/>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Input </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58" w:author="Stephen McGough" w:date="2008-07-08T11:30:00Z">
                  <w:rPr>
                    <w:rFonts w:ascii="ＭＳ Ｐゴシック" w:eastAsia="ＭＳ Ｐゴシック" w:hAnsi="ＭＳ Ｐゴシック" w:cs="ＭＳ Ｐゴシック"/>
                    <w:color w:val="000000"/>
                    <w:sz w:val="18"/>
                    <w:szCs w:val="18"/>
                  </w:rPr>
                </w:rPrChange>
              </w:rPr>
            </w:pPr>
            <w:ins w:id="559" w:author="Stephen McGough" w:date="2008-07-08T11:30:00Z">
              <w:r>
                <w:rPr>
                  <w:color w:val="000000"/>
                  <w:sz w:val="18"/>
                  <w:szCs w:val="18"/>
                  <w:lang w:val="en-GB"/>
                </w:rPr>
                <w:t>9</w:t>
              </w:r>
            </w:ins>
            <w:del w:id="560" w:author="Stephen McGough" w:date="2008-07-08T11:30:00Z">
              <w:r w:rsidR="009C352E" w:rsidRPr="00C55955" w:rsidDel="00581E87">
                <w:rPr>
                  <w:rFonts w:hint="eastAsia"/>
                  <w:color w:val="000000"/>
                  <w:sz w:val="18"/>
                  <w:szCs w:val="18"/>
                </w:rPr>
                <w:delText>8</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Output </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Change w:id="561" w:author="Stephen McGough" w:date="2008-07-08T11:30:00Z">
                  <w:rPr>
                    <w:rFonts w:ascii="ＭＳ Ｐゴシック" w:eastAsia="ＭＳ Ｐゴシック" w:hAnsi="ＭＳ Ｐゴシック" w:cs="ＭＳ Ｐゴシック"/>
                    <w:color w:val="000000"/>
                    <w:sz w:val="18"/>
                    <w:szCs w:val="18"/>
                  </w:rPr>
                </w:rPrChange>
              </w:rPr>
            </w:pPr>
            <w:ins w:id="562" w:author="Stephen McGough" w:date="2008-07-08T11:30:00Z">
              <w:r>
                <w:rPr>
                  <w:color w:val="000000"/>
                  <w:sz w:val="18"/>
                  <w:szCs w:val="18"/>
                  <w:lang w:val="en-GB"/>
                </w:rPr>
                <w:t>11</w:t>
              </w:r>
            </w:ins>
            <w:del w:id="563" w:author="Stephen McGough" w:date="2008-07-08T11:30:00Z">
              <w:r w:rsidR="009C352E" w:rsidRPr="00C55955" w:rsidDel="00581E87">
                <w:rPr>
                  <w:rFonts w:hint="eastAsia"/>
                  <w:color w:val="000000"/>
                  <w:sz w:val="18"/>
                  <w:szCs w:val="18"/>
                </w:rPr>
                <w:delText>9</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Error </w:t>
            </w:r>
          </w:p>
        </w:tc>
        <w:tc>
          <w:tcPr>
            <w:tcW w:w="567" w:type="dxa"/>
            <w:tcBorders>
              <w:left w:val="single" w:sz="4" w:space="0" w:color="000000"/>
              <w:bottom w:val="single" w:sz="4" w:space="0" w:color="000000"/>
            </w:tcBorders>
            <w:vAlign w:val="bottom"/>
          </w:tcPr>
          <w:p w:rsidR="009C352E" w:rsidRPr="00581E87" w:rsidRDefault="000B4F43">
            <w:pPr>
              <w:jc w:val="right"/>
              <w:rPr>
                <w:rFonts w:ascii="ＭＳ Ｐゴシック" w:eastAsia="ＭＳ Ｐゴシック" w:hAnsi="ＭＳ Ｐゴシック" w:cs="ＭＳ Ｐゴシック"/>
                <w:color w:val="000000"/>
                <w:sz w:val="18"/>
                <w:szCs w:val="18"/>
                <w:lang w:val="en-GB"/>
                <w:rPrChange w:id="564" w:author="Stephen McGough" w:date="2008-07-08T11:30:00Z">
                  <w:rPr>
                    <w:rFonts w:ascii="ＭＳ Ｐゴシック" w:eastAsia="ＭＳ Ｐゴシック" w:hAnsi="ＭＳ Ｐゴシック" w:cs="ＭＳ Ｐゴシック"/>
                    <w:color w:val="000000"/>
                    <w:sz w:val="18"/>
                    <w:szCs w:val="18"/>
                  </w:rPr>
                </w:rPrChange>
              </w:rPr>
            </w:pPr>
            <w:ins w:id="565" w:author="Stephen McGough" w:date="2008-07-08T11:30:00Z">
              <w:r>
                <w:rPr>
                  <w:color w:val="000000"/>
                  <w:sz w:val="18"/>
                  <w:szCs w:val="18"/>
                  <w:lang w:val="en-GB"/>
                </w:rPr>
                <w:t>11</w:t>
              </w:r>
            </w:ins>
            <w:del w:id="566" w:author="Stephen McGough" w:date="2008-07-08T11:30:00Z">
              <w:r w:rsidR="009C352E" w:rsidRPr="00C55955" w:rsidDel="00581E87">
                <w:rPr>
                  <w:rFonts w:hint="eastAsia"/>
                  <w:color w:val="000000"/>
                  <w:sz w:val="18"/>
                  <w:szCs w:val="18"/>
                </w:rPr>
                <w:delText>9</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WorkingDirectory</w:t>
            </w:r>
          </w:p>
        </w:tc>
        <w:tc>
          <w:tcPr>
            <w:tcW w:w="567" w:type="dxa"/>
            <w:tcBorders>
              <w:left w:val="single" w:sz="4" w:space="0" w:color="000000"/>
              <w:bottom w:val="single" w:sz="4" w:space="0" w:color="000000"/>
            </w:tcBorders>
            <w:vAlign w:val="bottom"/>
          </w:tcPr>
          <w:p w:rsidR="009C352E" w:rsidRPr="000B4F43" w:rsidRDefault="000B4F43">
            <w:pPr>
              <w:jc w:val="right"/>
              <w:rPr>
                <w:rFonts w:ascii="ＭＳ Ｐゴシック" w:eastAsia="ＭＳ Ｐゴシック" w:hAnsi="ＭＳ Ｐゴシック" w:cs="ＭＳ Ｐゴシック"/>
                <w:color w:val="000000"/>
                <w:sz w:val="18"/>
                <w:szCs w:val="18"/>
                <w:lang w:val="en-GB"/>
                <w:rPrChange w:id="567" w:author="Stephen McGough" w:date="2008-07-08T12:10:00Z">
                  <w:rPr>
                    <w:rFonts w:ascii="ＭＳ Ｐゴシック" w:eastAsia="ＭＳ Ｐゴシック" w:hAnsi="ＭＳ Ｐゴシック" w:cs="ＭＳ Ｐゴシック"/>
                    <w:color w:val="000000"/>
                    <w:sz w:val="18"/>
                    <w:szCs w:val="18"/>
                  </w:rPr>
                </w:rPrChange>
              </w:rPr>
            </w:pPr>
            <w:ins w:id="568" w:author="Stephen McGough" w:date="2008-07-08T12:10:00Z">
              <w:r>
                <w:rPr>
                  <w:color w:val="000000"/>
                  <w:sz w:val="18"/>
                  <w:szCs w:val="18"/>
                  <w:lang w:val="en-GB"/>
                </w:rPr>
                <w:t>8</w:t>
              </w:r>
            </w:ins>
            <w:del w:id="569" w:author="Stephen McGough" w:date="2008-07-08T12:10:00Z">
              <w:r w:rsidR="009C352E" w:rsidRPr="00C55955" w:rsidDel="000B4F43">
                <w:rPr>
                  <w:rFonts w:hint="eastAsia"/>
                  <w:color w:val="000000"/>
                  <w:sz w:val="18"/>
                  <w:szCs w:val="18"/>
                </w:rPr>
                <w:delText>7</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2</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70" w:author="Stephen McGough" w:date="2008-07-08T11:30:00Z">
                  <w:rPr>
                    <w:rFonts w:ascii="ＭＳ Ｐゴシック" w:eastAsia="ＭＳ Ｐゴシック" w:hAnsi="ＭＳ Ｐゴシック" w:cs="ＭＳ Ｐゴシック"/>
                    <w:color w:val="000000"/>
                    <w:sz w:val="18"/>
                    <w:szCs w:val="18"/>
                  </w:rPr>
                </w:rPrChange>
              </w:rPr>
            </w:pPr>
            <w:ins w:id="571" w:author="Stephen McGough" w:date="2008-07-08T11:30:00Z">
              <w:r>
                <w:rPr>
                  <w:color w:val="000000"/>
                  <w:sz w:val="18"/>
                  <w:szCs w:val="18"/>
                  <w:lang w:val="en-GB"/>
                </w:rPr>
                <w:t>1</w:t>
              </w:r>
            </w:ins>
            <w:del w:id="572" w:author="Stephen McGough" w:date="2008-07-08T11:30:00Z">
              <w:r w:rsidR="009C352E" w:rsidRPr="00C55955" w:rsidDel="00581E87">
                <w:rPr>
                  <w:rFonts w:hint="eastAsia"/>
                  <w:color w:val="000000"/>
                  <w:sz w:val="18"/>
                  <w:szCs w:val="18"/>
                </w:rPr>
                <w:delText>0</w:delText>
              </w:r>
            </w:del>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 xml:space="preserve">Environment </w:t>
            </w:r>
          </w:p>
        </w:tc>
        <w:tc>
          <w:tcPr>
            <w:tcW w:w="567" w:type="dxa"/>
            <w:tcBorders>
              <w:left w:val="single" w:sz="4" w:space="0" w:color="000000"/>
              <w:bottom w:val="single" w:sz="4" w:space="0" w:color="000000"/>
            </w:tcBorders>
            <w:vAlign w:val="bottom"/>
          </w:tcPr>
          <w:p w:rsidR="009C352E" w:rsidRPr="000B4F43" w:rsidRDefault="000B4F43">
            <w:pPr>
              <w:jc w:val="right"/>
              <w:rPr>
                <w:rFonts w:ascii="ＭＳ Ｐゴシック" w:eastAsia="ＭＳ Ｐゴシック" w:hAnsi="ＭＳ Ｐゴシック" w:cs="ＭＳ Ｐゴシック"/>
                <w:color w:val="000000"/>
                <w:sz w:val="18"/>
                <w:szCs w:val="18"/>
                <w:lang w:val="en-GB"/>
                <w:rPrChange w:id="573" w:author="Stephen McGough" w:date="2008-07-08T12:10:00Z">
                  <w:rPr>
                    <w:rFonts w:ascii="ＭＳ Ｐゴシック" w:eastAsia="ＭＳ Ｐゴシック" w:hAnsi="ＭＳ Ｐゴシック" w:cs="ＭＳ Ｐゴシック"/>
                    <w:color w:val="000000"/>
                    <w:sz w:val="18"/>
                    <w:szCs w:val="18"/>
                  </w:rPr>
                </w:rPrChange>
              </w:rPr>
            </w:pPr>
            <w:ins w:id="574" w:author="Stephen McGough" w:date="2008-07-08T12:10:00Z">
              <w:r>
                <w:rPr>
                  <w:color w:val="000000"/>
                  <w:sz w:val="18"/>
                  <w:szCs w:val="18"/>
                  <w:lang w:val="en-GB"/>
                </w:rPr>
                <w:t>10</w:t>
              </w:r>
            </w:ins>
            <w:del w:id="575" w:author="Stephen McGough" w:date="2008-07-08T12:10:00Z">
              <w:r w:rsidR="009C352E" w:rsidRPr="00C55955" w:rsidDel="000B4F43">
                <w:rPr>
                  <w:rFonts w:hint="eastAsia"/>
                  <w:color w:val="000000"/>
                  <w:sz w:val="18"/>
                  <w:szCs w:val="18"/>
                </w:rPr>
                <w:delText>9</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76" w:author="Stephen McGough" w:date="2008-07-08T11:31:00Z">
                  <w:rPr>
                    <w:rFonts w:ascii="ＭＳ Ｐゴシック" w:eastAsia="ＭＳ Ｐゴシック" w:hAnsi="ＭＳ Ｐゴシック" w:cs="ＭＳ Ｐゴシック"/>
                    <w:color w:val="000000"/>
                    <w:sz w:val="18"/>
                    <w:szCs w:val="18"/>
                  </w:rPr>
                </w:rPrChange>
              </w:rPr>
            </w:pPr>
            <w:ins w:id="577" w:author="Stephen McGough" w:date="2008-07-08T11:31:00Z">
              <w:r>
                <w:rPr>
                  <w:color w:val="000000"/>
                  <w:sz w:val="18"/>
                  <w:szCs w:val="18"/>
                  <w:lang w:val="en-GB"/>
                </w:rPr>
                <w:t>1</w:t>
              </w:r>
            </w:ins>
            <w:del w:id="578" w:author="Stephen McGough" w:date="2008-07-08T11:31:00Z">
              <w:r w:rsidR="009C352E" w:rsidRPr="00C55955" w:rsidDel="00581E87">
                <w:rPr>
                  <w:rFonts w:hint="eastAsia"/>
                  <w:color w:val="000000"/>
                  <w:sz w:val="18"/>
                  <w:szCs w:val="18"/>
                </w:rPr>
                <w:delText>0</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lang w:eastAsia="ja-JP"/>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WallTimeLimit</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79" w:author="Stephen McGough" w:date="2008-07-08T11:31:00Z">
                  <w:rPr>
                    <w:rFonts w:ascii="ＭＳ Ｐゴシック" w:eastAsia="ＭＳ Ｐゴシック" w:hAnsi="ＭＳ Ｐゴシック" w:cs="ＭＳ Ｐゴシック"/>
                    <w:color w:val="000000"/>
                    <w:sz w:val="18"/>
                    <w:szCs w:val="18"/>
                  </w:rPr>
                </w:rPrChange>
              </w:rPr>
            </w:pPr>
            <w:ins w:id="580" w:author="Stephen McGough" w:date="2008-07-08T11:31:00Z">
              <w:r>
                <w:rPr>
                  <w:color w:val="000000"/>
                  <w:sz w:val="18"/>
                  <w:szCs w:val="18"/>
                  <w:lang w:val="en-GB"/>
                </w:rPr>
                <w:t>5</w:t>
              </w:r>
            </w:ins>
            <w:del w:id="581" w:author="Stephen McGough" w:date="2008-07-08T11:31: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FileSizeLimit</w:t>
            </w:r>
          </w:p>
        </w:tc>
        <w:tc>
          <w:tcPr>
            <w:tcW w:w="567" w:type="dxa"/>
            <w:tcBorders>
              <w:left w:val="single" w:sz="4" w:space="0" w:color="000000"/>
              <w:bottom w:val="single" w:sz="4" w:space="0" w:color="000000"/>
            </w:tcBorders>
            <w:vAlign w:val="bottom"/>
          </w:tcPr>
          <w:p w:rsidR="009C352E" w:rsidRPr="000B4F43" w:rsidRDefault="000B4F43">
            <w:pPr>
              <w:jc w:val="right"/>
              <w:rPr>
                <w:rFonts w:ascii="ＭＳ Ｐゴシック" w:eastAsia="ＭＳ Ｐゴシック" w:hAnsi="ＭＳ Ｐゴシック" w:cs="ＭＳ Ｐゴシック"/>
                <w:color w:val="000000"/>
                <w:sz w:val="18"/>
                <w:szCs w:val="18"/>
                <w:lang w:val="en-GB"/>
                <w:rPrChange w:id="582" w:author="Stephen McGough" w:date="2008-07-08T12:10:00Z">
                  <w:rPr>
                    <w:rFonts w:ascii="ＭＳ Ｐゴシック" w:eastAsia="ＭＳ Ｐゴシック" w:hAnsi="ＭＳ Ｐゴシック" w:cs="ＭＳ Ｐゴシック"/>
                    <w:color w:val="000000"/>
                    <w:sz w:val="18"/>
                    <w:szCs w:val="18"/>
                  </w:rPr>
                </w:rPrChange>
              </w:rPr>
            </w:pPr>
            <w:ins w:id="583" w:author="Stephen McGough" w:date="2008-07-08T12:10:00Z">
              <w:r>
                <w:rPr>
                  <w:color w:val="000000"/>
                  <w:sz w:val="18"/>
                  <w:szCs w:val="18"/>
                  <w:lang w:val="en-GB"/>
                </w:rPr>
                <w:t>4</w:t>
              </w:r>
            </w:ins>
            <w:del w:id="584" w:author="Stephen McGough" w:date="2008-07-08T12:10:00Z">
              <w:r w:rsidR="009C352E" w:rsidRPr="00C55955" w:rsidDel="000B4F43">
                <w:rPr>
                  <w:rFonts w:hint="eastAsia"/>
                  <w:color w:val="000000"/>
                  <w:sz w:val="18"/>
                  <w:szCs w:val="18"/>
                </w:rPr>
                <w:delText>3</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85" w:author="Stephen McGough" w:date="2008-07-08T11:31:00Z">
                  <w:rPr>
                    <w:rFonts w:ascii="ＭＳ Ｐゴシック" w:eastAsia="ＭＳ Ｐゴシック" w:hAnsi="ＭＳ Ｐゴシック" w:cs="ＭＳ Ｐゴシック"/>
                    <w:color w:val="000000"/>
                    <w:sz w:val="18"/>
                    <w:szCs w:val="18"/>
                  </w:rPr>
                </w:rPrChange>
              </w:rPr>
            </w:pPr>
            <w:ins w:id="586" w:author="Stephen McGough" w:date="2008-07-08T11:31:00Z">
              <w:r>
                <w:rPr>
                  <w:color w:val="000000"/>
                  <w:sz w:val="18"/>
                  <w:szCs w:val="18"/>
                  <w:lang w:val="en-GB"/>
                </w:rPr>
                <w:t>7</w:t>
              </w:r>
            </w:ins>
            <w:del w:id="587" w:author="Stephen McGough" w:date="2008-07-08T11:31:00Z">
              <w:r w:rsidR="009C352E" w:rsidRPr="00C55955" w:rsidDel="00581E87">
                <w:rPr>
                  <w:rFonts w:hint="eastAsia"/>
                  <w:color w:val="000000"/>
                  <w:sz w:val="18"/>
                  <w:szCs w:val="18"/>
                </w:rPr>
                <w:delText>6</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CoreDumpLimit</w:t>
            </w:r>
          </w:p>
        </w:tc>
        <w:tc>
          <w:tcPr>
            <w:tcW w:w="567" w:type="dxa"/>
            <w:tcBorders>
              <w:left w:val="single" w:sz="4" w:space="0" w:color="000000"/>
              <w:bottom w:val="single" w:sz="4" w:space="0" w:color="000000"/>
            </w:tcBorders>
            <w:vAlign w:val="bottom"/>
          </w:tcPr>
          <w:p w:rsidR="009C352E" w:rsidRPr="000B4F43" w:rsidRDefault="000B4F43">
            <w:pPr>
              <w:jc w:val="right"/>
              <w:rPr>
                <w:rFonts w:ascii="ＭＳ Ｐゴシック" w:eastAsia="ＭＳ Ｐゴシック" w:hAnsi="ＭＳ Ｐゴシック" w:cs="ＭＳ Ｐゴシック"/>
                <w:color w:val="000000"/>
                <w:sz w:val="18"/>
                <w:szCs w:val="18"/>
                <w:lang w:val="en-GB"/>
                <w:rPrChange w:id="588" w:author="Stephen McGough" w:date="2008-07-08T12:10:00Z">
                  <w:rPr>
                    <w:rFonts w:ascii="ＭＳ Ｐゴシック" w:eastAsia="ＭＳ Ｐゴシック" w:hAnsi="ＭＳ Ｐゴシック" w:cs="ＭＳ Ｐゴシック"/>
                    <w:color w:val="000000"/>
                    <w:sz w:val="18"/>
                    <w:szCs w:val="18"/>
                  </w:rPr>
                </w:rPrChange>
              </w:rPr>
            </w:pPr>
            <w:ins w:id="589" w:author="Stephen McGough" w:date="2008-07-08T12:10:00Z">
              <w:r>
                <w:rPr>
                  <w:color w:val="000000"/>
                  <w:sz w:val="18"/>
                  <w:szCs w:val="18"/>
                  <w:lang w:val="en-GB"/>
                </w:rPr>
                <w:t>3</w:t>
              </w:r>
            </w:ins>
            <w:del w:id="590" w:author="Stephen McGough" w:date="2008-07-08T12:10:00Z">
              <w:r w:rsidR="009C352E" w:rsidRPr="00C55955" w:rsidDel="000B4F43">
                <w:rPr>
                  <w:rFonts w:hint="eastAsia"/>
                  <w:color w:val="000000"/>
                  <w:sz w:val="18"/>
                  <w:szCs w:val="18"/>
                </w:rPr>
                <w:delText>2</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91" w:author="Stephen McGough" w:date="2008-07-08T11:31:00Z">
                  <w:rPr>
                    <w:rFonts w:ascii="ＭＳ Ｐゴシック" w:eastAsia="ＭＳ Ｐゴシック" w:hAnsi="ＭＳ Ｐゴシック" w:cs="ＭＳ Ｐゴシック"/>
                    <w:color w:val="000000"/>
                    <w:sz w:val="18"/>
                    <w:szCs w:val="18"/>
                  </w:rPr>
                </w:rPrChange>
              </w:rPr>
            </w:pPr>
            <w:ins w:id="592" w:author="Stephen McGough" w:date="2008-07-08T11:31:00Z">
              <w:r>
                <w:rPr>
                  <w:color w:val="000000"/>
                  <w:sz w:val="18"/>
                  <w:szCs w:val="18"/>
                  <w:lang w:val="en-GB"/>
                </w:rPr>
                <w:t>8</w:t>
              </w:r>
            </w:ins>
            <w:del w:id="593" w:author="Stephen McGough" w:date="2008-07-08T11:31:00Z">
              <w:r w:rsidR="009C352E" w:rsidRPr="00C55955" w:rsidDel="00581E87">
                <w:rPr>
                  <w:rFonts w:hint="eastAsia"/>
                  <w:color w:val="000000"/>
                  <w:sz w:val="18"/>
                  <w:szCs w:val="18"/>
                </w:rPr>
                <w:delText>7</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DataSegmentLimit</w:t>
            </w:r>
          </w:p>
        </w:tc>
        <w:tc>
          <w:tcPr>
            <w:tcW w:w="567" w:type="dxa"/>
            <w:tcBorders>
              <w:left w:val="single" w:sz="4" w:space="0" w:color="000000"/>
              <w:bottom w:val="single" w:sz="4" w:space="0" w:color="000000"/>
            </w:tcBorders>
            <w:vAlign w:val="bottom"/>
          </w:tcPr>
          <w:p w:rsidR="009C352E" w:rsidRPr="008735AB" w:rsidRDefault="008735AB">
            <w:pPr>
              <w:jc w:val="right"/>
              <w:rPr>
                <w:rFonts w:ascii="ＭＳ Ｐゴシック" w:eastAsia="ＭＳ Ｐゴシック" w:hAnsi="ＭＳ Ｐゴシック" w:cs="ＭＳ Ｐゴシック"/>
                <w:color w:val="000000"/>
                <w:sz w:val="18"/>
                <w:szCs w:val="18"/>
                <w:lang w:val="en-GB"/>
                <w:rPrChange w:id="594" w:author="Stephen McGough" w:date="2008-07-08T12:11:00Z">
                  <w:rPr>
                    <w:rFonts w:ascii="ＭＳ Ｐゴシック" w:eastAsia="ＭＳ Ｐゴシック" w:hAnsi="ＭＳ Ｐゴシック" w:cs="ＭＳ Ｐゴシック"/>
                    <w:color w:val="000000"/>
                    <w:sz w:val="18"/>
                    <w:szCs w:val="18"/>
                  </w:rPr>
                </w:rPrChange>
              </w:rPr>
            </w:pPr>
            <w:ins w:id="595" w:author="Stephen McGough" w:date="2008-07-08T12:11:00Z">
              <w:r>
                <w:rPr>
                  <w:color w:val="000000"/>
                  <w:sz w:val="18"/>
                  <w:szCs w:val="18"/>
                  <w:lang w:val="en-GB"/>
                </w:rPr>
                <w:t>3</w:t>
              </w:r>
            </w:ins>
            <w:del w:id="596" w:author="Stephen McGough" w:date="2008-07-08T12:11:00Z">
              <w:r w:rsidR="009C352E" w:rsidRPr="00C55955" w:rsidDel="008735AB">
                <w:rPr>
                  <w:rFonts w:hint="eastAsia"/>
                  <w:color w:val="000000"/>
                  <w:sz w:val="18"/>
                  <w:szCs w:val="18"/>
                </w:rPr>
                <w:delText>2</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597" w:author="Stephen McGough" w:date="2008-07-08T11:31:00Z">
                  <w:rPr>
                    <w:rFonts w:ascii="ＭＳ Ｐゴシック" w:eastAsia="ＭＳ Ｐゴシック" w:hAnsi="ＭＳ Ｐゴシック" w:cs="ＭＳ Ｐゴシック"/>
                    <w:color w:val="000000"/>
                    <w:sz w:val="18"/>
                    <w:szCs w:val="18"/>
                  </w:rPr>
                </w:rPrChange>
              </w:rPr>
            </w:pPr>
            <w:ins w:id="598" w:author="Stephen McGough" w:date="2008-07-08T11:31:00Z">
              <w:r>
                <w:rPr>
                  <w:color w:val="000000"/>
                  <w:sz w:val="18"/>
                  <w:szCs w:val="18"/>
                  <w:lang w:val="en-GB"/>
                </w:rPr>
                <w:t>8</w:t>
              </w:r>
            </w:ins>
            <w:del w:id="599" w:author="Stephen McGough" w:date="2008-07-08T11:31:00Z">
              <w:r w:rsidR="009C352E" w:rsidRPr="00C55955" w:rsidDel="00581E87">
                <w:rPr>
                  <w:rFonts w:hint="eastAsia"/>
                  <w:color w:val="000000"/>
                  <w:sz w:val="18"/>
                  <w:szCs w:val="18"/>
                </w:rPr>
                <w:delText>7</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LockedMemoryLimit</w:t>
            </w:r>
          </w:p>
        </w:tc>
        <w:tc>
          <w:tcPr>
            <w:tcW w:w="567" w:type="dxa"/>
            <w:tcBorders>
              <w:left w:val="single" w:sz="4" w:space="0" w:color="000000"/>
              <w:bottom w:val="single" w:sz="4" w:space="0" w:color="000000"/>
            </w:tcBorders>
            <w:vAlign w:val="bottom"/>
          </w:tcPr>
          <w:p w:rsidR="009C352E" w:rsidRPr="008735AB" w:rsidRDefault="008735AB">
            <w:pPr>
              <w:jc w:val="right"/>
              <w:rPr>
                <w:rFonts w:ascii="ＭＳ Ｐゴシック" w:eastAsia="ＭＳ Ｐゴシック" w:hAnsi="ＭＳ Ｐゴシック" w:cs="ＭＳ Ｐゴシック"/>
                <w:color w:val="000000"/>
                <w:sz w:val="18"/>
                <w:szCs w:val="18"/>
                <w:lang w:val="en-GB"/>
                <w:rPrChange w:id="600" w:author="Stephen McGough" w:date="2008-07-08T12:11:00Z">
                  <w:rPr>
                    <w:rFonts w:ascii="ＭＳ Ｐゴシック" w:eastAsia="ＭＳ Ｐゴシック" w:hAnsi="ＭＳ Ｐゴシック" w:cs="ＭＳ Ｐゴシック"/>
                    <w:color w:val="000000"/>
                    <w:sz w:val="18"/>
                    <w:szCs w:val="18"/>
                  </w:rPr>
                </w:rPrChange>
              </w:rPr>
            </w:pPr>
            <w:ins w:id="601" w:author="Stephen McGough" w:date="2008-07-08T12:11:00Z">
              <w:r>
                <w:rPr>
                  <w:color w:val="000000"/>
                  <w:sz w:val="18"/>
                  <w:szCs w:val="18"/>
                  <w:lang w:val="en-GB"/>
                </w:rPr>
                <w:t>3</w:t>
              </w:r>
            </w:ins>
            <w:del w:id="602" w:author="Stephen McGough" w:date="2008-07-08T12:11:00Z">
              <w:r w:rsidR="009C352E" w:rsidRPr="00C55955" w:rsidDel="008735AB">
                <w:rPr>
                  <w:rFonts w:hint="eastAsia"/>
                  <w:color w:val="000000"/>
                  <w:sz w:val="18"/>
                  <w:szCs w:val="18"/>
                </w:rPr>
                <w:delText>2</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603" w:author="Stephen McGough" w:date="2008-07-08T11:31:00Z">
                  <w:rPr>
                    <w:rFonts w:ascii="ＭＳ Ｐゴシック" w:eastAsia="ＭＳ Ｐゴシック" w:hAnsi="ＭＳ Ｐゴシック" w:cs="ＭＳ Ｐゴシック"/>
                    <w:color w:val="000000"/>
                    <w:sz w:val="18"/>
                    <w:szCs w:val="18"/>
                  </w:rPr>
                </w:rPrChange>
              </w:rPr>
            </w:pPr>
            <w:ins w:id="604" w:author="Stephen McGough" w:date="2008-07-08T11:31:00Z">
              <w:r>
                <w:rPr>
                  <w:color w:val="000000"/>
                  <w:sz w:val="18"/>
                  <w:szCs w:val="18"/>
                  <w:lang w:val="en-GB"/>
                </w:rPr>
                <w:t>8</w:t>
              </w:r>
            </w:ins>
            <w:del w:id="605" w:author="Stephen McGough" w:date="2008-07-08T11:31:00Z">
              <w:r w:rsidR="009C352E" w:rsidRPr="00C55955" w:rsidDel="00581E87">
                <w:rPr>
                  <w:rFonts w:hint="eastAsia"/>
                  <w:color w:val="000000"/>
                  <w:sz w:val="18"/>
                  <w:szCs w:val="18"/>
                </w:rPr>
                <w:delText>7</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MemoryLimit</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606" w:author="Stephen McGough" w:date="2008-07-08T11:32:00Z">
                  <w:rPr>
                    <w:rFonts w:ascii="ＭＳ Ｐゴシック" w:eastAsia="ＭＳ Ｐゴシック" w:hAnsi="ＭＳ Ｐゴシック" w:cs="ＭＳ Ｐゴシック"/>
                    <w:color w:val="000000"/>
                    <w:sz w:val="18"/>
                    <w:szCs w:val="18"/>
                  </w:rPr>
                </w:rPrChange>
              </w:rPr>
            </w:pPr>
            <w:ins w:id="607" w:author="Stephen McGough" w:date="2008-07-08T11:32:00Z">
              <w:r>
                <w:rPr>
                  <w:color w:val="000000"/>
                  <w:sz w:val="18"/>
                  <w:szCs w:val="18"/>
                  <w:lang w:val="en-GB"/>
                </w:rPr>
                <w:t>5</w:t>
              </w:r>
            </w:ins>
            <w:del w:id="608" w:author="Stephen McGough" w:date="2008-07-08T11:32: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000000" w:rsidRDefault="0032616F">
            <w:pPr>
              <w:jc w:val="right"/>
              <w:rPr>
                <w:sz w:val="18"/>
                <w:rPrChange w:id="609" w:author="Stephen McGough" w:date="2008-07-08T12:56:00Z">
                  <w:rPr>
                    <w:b/>
                    <w:kern w:val="32"/>
                    <w:sz w:val="20"/>
                  </w:rPr>
                </w:rPrChange>
              </w:rPr>
              <w:pPrChange w:id="610" w:author="Stephen McGough" w:date="2008-07-08T12:56:00Z">
                <w:pPr>
                  <w:keepNext/>
                  <w:numPr>
                    <w:numId w:val="11"/>
                  </w:numPr>
                  <w:tabs>
                    <w:tab w:val="num" w:pos="360"/>
                  </w:tabs>
                  <w:snapToGrid w:val="0"/>
                  <w:spacing w:before="120" w:after="60"/>
                  <w:ind w:left="360" w:firstLine="720"/>
                  <w:jc w:val="right"/>
                  <w:outlineLvl w:val="0"/>
                </w:pPr>
              </w:pPrChange>
            </w:pPr>
            <w:r w:rsidRPr="0032616F">
              <w:rPr>
                <w:sz w:val="18"/>
                <w:rPrChange w:id="611" w:author="Stephen McGough" w:date="2008-07-08T12:56:00Z">
                  <w:rPr/>
                </w:rPrChange>
              </w:rPr>
              <w:t>OpenDescriptorsLimit</w:t>
            </w:r>
          </w:p>
        </w:tc>
        <w:tc>
          <w:tcPr>
            <w:tcW w:w="567" w:type="dxa"/>
            <w:tcBorders>
              <w:left w:val="single" w:sz="4" w:space="0" w:color="000000"/>
              <w:bottom w:val="single" w:sz="4" w:space="0" w:color="000000"/>
            </w:tcBorders>
            <w:vAlign w:val="bottom"/>
          </w:tcPr>
          <w:p w:rsidR="009C352E" w:rsidRPr="00BE04A1" w:rsidRDefault="0032616F" w:rsidP="00BE04A1">
            <w:pPr>
              <w:jc w:val="right"/>
              <w:rPr>
                <w:rFonts w:ascii="ＭＳ Ｐゴシック" w:eastAsia="ＭＳ Ｐゴシック" w:hAnsi="ＭＳ Ｐゴシック" w:cs="ＭＳ Ｐゴシック"/>
                <w:color w:val="000000"/>
                <w:sz w:val="18"/>
                <w:lang w:val="en-GB"/>
                <w:rPrChange w:id="612" w:author="Stephen McGough" w:date="2008-07-08T12:56:00Z">
                  <w:rPr>
                    <w:rFonts w:ascii="ＭＳ Ｐゴシック" w:eastAsia="ＭＳ Ｐゴシック" w:hAnsi="ＭＳ Ｐゴシック" w:cs="ＭＳ Ｐゴシック"/>
                    <w:color w:val="000000"/>
                    <w:sz w:val="18"/>
                    <w:szCs w:val="18"/>
                  </w:rPr>
                </w:rPrChange>
              </w:rPr>
            </w:pPr>
            <w:ins w:id="613" w:author="Stephen McGough" w:date="2008-07-08T12:11:00Z">
              <w:r w:rsidRPr="0032616F">
                <w:rPr>
                  <w:color w:val="000000"/>
                  <w:sz w:val="18"/>
                  <w:lang w:val="en-GB"/>
                  <w:rPrChange w:id="614" w:author="Stephen McGough" w:date="2008-07-08T12:56:00Z">
                    <w:rPr>
                      <w:color w:val="000000"/>
                      <w:lang w:val="en-GB"/>
                    </w:rPr>
                  </w:rPrChange>
                </w:rPr>
                <w:t>3</w:t>
              </w:r>
            </w:ins>
            <w:del w:id="615" w:author="Stephen McGough" w:date="2008-07-08T12:11:00Z">
              <w:r w:rsidRPr="0032616F">
                <w:rPr>
                  <w:color w:val="000000"/>
                  <w:sz w:val="18"/>
                  <w:rPrChange w:id="616" w:author="Stephen McGough" w:date="2008-07-08T12:56:00Z">
                    <w:rPr>
                      <w:color w:val="000000"/>
                    </w:rPr>
                  </w:rPrChange>
                </w:rPr>
                <w:delText>2</w:delText>
              </w:r>
            </w:del>
          </w:p>
        </w:tc>
        <w:tc>
          <w:tcPr>
            <w:tcW w:w="567" w:type="dxa"/>
            <w:tcBorders>
              <w:left w:val="single" w:sz="4" w:space="0" w:color="000000"/>
              <w:bottom w:val="single" w:sz="4" w:space="0" w:color="000000"/>
            </w:tcBorders>
            <w:vAlign w:val="bottom"/>
          </w:tcPr>
          <w:p w:rsidR="00000000" w:rsidRDefault="0032616F">
            <w:pPr>
              <w:jc w:val="right"/>
              <w:rPr>
                <w:rFonts w:ascii="ＭＳ Ｐゴシック" w:eastAsia="ＭＳ Ｐゴシック" w:hAnsi="ＭＳ Ｐゴシック" w:cs="ＭＳ Ｐゴシック"/>
                <w:color w:val="000000"/>
                <w:sz w:val="18"/>
                <w:lang w:val="en-GB"/>
                <w:rPrChange w:id="617" w:author="Stephen McGough" w:date="2008-07-08T12:56:00Z">
                  <w:rPr>
                    <w:rFonts w:ascii="ＭＳ Ｐゴシック" w:eastAsia="ＭＳ Ｐゴシック" w:hAnsi="ＭＳ Ｐゴシック" w:cs="ＭＳ Ｐゴシック"/>
                    <w:b/>
                    <w:color w:val="000000"/>
                    <w:sz w:val="18"/>
                    <w:szCs w:val="18"/>
                  </w:rPr>
                </w:rPrChange>
              </w:rPr>
              <w:pPrChange w:id="618" w:author="Stephen McGough" w:date="2008-07-08T12:56:00Z">
                <w:pPr>
                  <w:spacing w:before="240" w:after="60"/>
                  <w:jc w:val="right"/>
                  <w:outlineLvl w:val="5"/>
                </w:pPr>
              </w:pPrChange>
            </w:pPr>
            <w:ins w:id="619" w:author="Stephen McGough" w:date="2008-07-08T11:32:00Z">
              <w:r w:rsidRPr="0032616F">
                <w:rPr>
                  <w:color w:val="000000"/>
                  <w:sz w:val="18"/>
                  <w:lang w:val="en-GB"/>
                  <w:rPrChange w:id="620" w:author="Stephen McGough" w:date="2008-07-08T12:56:00Z">
                    <w:rPr>
                      <w:color w:val="000000"/>
                      <w:lang w:val="en-GB"/>
                    </w:rPr>
                  </w:rPrChange>
                </w:rPr>
                <w:t>8</w:t>
              </w:r>
            </w:ins>
            <w:del w:id="621" w:author="Stephen McGough" w:date="2008-07-08T11:32:00Z">
              <w:r w:rsidRPr="0032616F">
                <w:rPr>
                  <w:color w:val="000000"/>
                  <w:sz w:val="18"/>
                  <w:rPrChange w:id="622" w:author="Stephen McGough" w:date="2008-07-08T12:56:00Z">
                    <w:rPr>
                      <w:color w:val="000000"/>
                    </w:rPr>
                  </w:rPrChange>
                </w:rPr>
                <w:delText>7</w:delText>
              </w:r>
            </w:del>
          </w:p>
        </w:tc>
        <w:tc>
          <w:tcPr>
            <w:tcW w:w="567" w:type="dxa"/>
            <w:tcBorders>
              <w:left w:val="single" w:sz="4" w:space="0" w:color="000000"/>
              <w:bottom w:val="single" w:sz="4" w:space="0" w:color="000000"/>
            </w:tcBorders>
            <w:vAlign w:val="bottom"/>
          </w:tcPr>
          <w:p w:rsidR="009C352E" w:rsidRPr="00BE04A1" w:rsidRDefault="0032616F" w:rsidP="00BE04A1">
            <w:pPr>
              <w:jc w:val="right"/>
              <w:rPr>
                <w:rFonts w:ascii="ＭＳ Ｐゴシック" w:eastAsia="ＭＳ Ｐゴシック" w:hAnsi="ＭＳ Ｐゴシック" w:cs="ＭＳ Ｐゴシック"/>
                <w:color w:val="000000"/>
                <w:sz w:val="18"/>
                <w:rPrChange w:id="623" w:author="Stephen McGough" w:date="2008-07-08T12:56:00Z">
                  <w:rPr>
                    <w:rFonts w:ascii="ＭＳ Ｐゴシック" w:eastAsia="ＭＳ Ｐゴシック" w:hAnsi="ＭＳ Ｐゴシック" w:cs="ＭＳ Ｐゴシック"/>
                    <w:color w:val="000000"/>
                  </w:rPr>
                </w:rPrChange>
              </w:rPr>
            </w:pPr>
            <w:r w:rsidRPr="0032616F">
              <w:rPr>
                <w:color w:val="000000"/>
                <w:sz w:val="18"/>
                <w:rPrChange w:id="624" w:author="Stephen McGough" w:date="2008-07-08T12:56:00Z">
                  <w:rPr>
                    <w:color w:val="000000"/>
                  </w:rPr>
                </w:rPrChange>
              </w:rPr>
              <w:t>0</w:t>
            </w:r>
          </w:p>
        </w:tc>
        <w:tc>
          <w:tcPr>
            <w:tcW w:w="3128" w:type="dxa"/>
            <w:tcBorders>
              <w:left w:val="single" w:sz="4" w:space="0" w:color="000000"/>
              <w:bottom w:val="single" w:sz="4" w:space="0" w:color="000000"/>
              <w:right w:val="single" w:sz="4" w:space="0" w:color="000000"/>
            </w:tcBorders>
          </w:tcPr>
          <w:p w:rsidR="00000000" w:rsidRDefault="006C76D5">
            <w:pPr>
              <w:jc w:val="right"/>
              <w:rPr>
                <w:sz w:val="18"/>
                <w:rPrChange w:id="625" w:author="Stephen McGough" w:date="2008-07-08T12:56:00Z">
                  <w:rPr/>
                </w:rPrChange>
              </w:rPr>
              <w:pPrChange w:id="626" w:author="Stephen McGough" w:date="2008-07-08T12:56:00Z">
                <w:pPr>
                  <w:snapToGrid w:val="0"/>
                </w:pPr>
              </w:pPrChange>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PipeSizeLimit</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2</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627" w:author="Stephen McGough" w:date="2008-07-08T11:32:00Z">
                  <w:rPr>
                    <w:rFonts w:ascii="ＭＳ Ｐゴシック" w:eastAsia="ＭＳ Ｐゴシック" w:hAnsi="ＭＳ Ｐゴシック" w:cs="ＭＳ Ｐゴシック"/>
                    <w:color w:val="000000"/>
                    <w:sz w:val="18"/>
                    <w:szCs w:val="18"/>
                  </w:rPr>
                </w:rPrChange>
              </w:rPr>
            </w:pPr>
            <w:ins w:id="628" w:author="Stephen McGough" w:date="2008-07-08T11:32:00Z">
              <w:r>
                <w:rPr>
                  <w:color w:val="000000"/>
                  <w:sz w:val="18"/>
                  <w:szCs w:val="18"/>
                  <w:lang w:val="en-GB"/>
                </w:rPr>
                <w:t>8</w:t>
              </w:r>
            </w:ins>
            <w:del w:id="629" w:author="Stephen McGough" w:date="2008-07-08T11:32:00Z">
              <w:r w:rsidR="009C352E" w:rsidRPr="00C55955" w:rsidDel="00581E87">
                <w:rPr>
                  <w:rFonts w:hint="eastAsia"/>
                  <w:color w:val="000000"/>
                  <w:sz w:val="18"/>
                  <w:szCs w:val="18"/>
                </w:rPr>
                <w:delText>7</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StackSizeLimit</w:t>
            </w:r>
          </w:p>
        </w:tc>
        <w:tc>
          <w:tcPr>
            <w:tcW w:w="567" w:type="dxa"/>
            <w:tcBorders>
              <w:left w:val="single" w:sz="4" w:space="0" w:color="000000"/>
              <w:bottom w:val="single" w:sz="4" w:space="0" w:color="000000"/>
            </w:tcBorders>
            <w:vAlign w:val="bottom"/>
          </w:tcPr>
          <w:p w:rsidR="009C352E" w:rsidRPr="008735AB" w:rsidRDefault="008735AB">
            <w:pPr>
              <w:jc w:val="right"/>
              <w:rPr>
                <w:rFonts w:ascii="ＭＳ Ｐゴシック" w:eastAsia="ＭＳ Ｐゴシック" w:hAnsi="ＭＳ Ｐゴシック" w:cs="ＭＳ Ｐゴシック"/>
                <w:color w:val="000000"/>
                <w:sz w:val="18"/>
                <w:szCs w:val="18"/>
                <w:lang w:val="en-GB"/>
                <w:rPrChange w:id="630" w:author="Stephen McGough" w:date="2008-07-08T12:11:00Z">
                  <w:rPr>
                    <w:rFonts w:ascii="ＭＳ Ｐゴシック" w:eastAsia="ＭＳ Ｐゴシック" w:hAnsi="ＭＳ Ｐゴシック" w:cs="ＭＳ Ｐゴシック"/>
                    <w:color w:val="000000"/>
                    <w:sz w:val="18"/>
                    <w:szCs w:val="18"/>
                  </w:rPr>
                </w:rPrChange>
              </w:rPr>
            </w:pPr>
            <w:ins w:id="631" w:author="Stephen McGough" w:date="2008-07-08T12:11:00Z">
              <w:r>
                <w:rPr>
                  <w:color w:val="000000"/>
                  <w:sz w:val="18"/>
                  <w:szCs w:val="18"/>
                  <w:lang w:val="en-GB"/>
                </w:rPr>
                <w:t>3</w:t>
              </w:r>
            </w:ins>
            <w:del w:id="632" w:author="Stephen McGough" w:date="2008-07-08T12:11:00Z">
              <w:r w:rsidR="009C352E" w:rsidRPr="00C55955" w:rsidDel="008735AB">
                <w:rPr>
                  <w:rFonts w:hint="eastAsia"/>
                  <w:color w:val="000000"/>
                  <w:sz w:val="18"/>
                  <w:szCs w:val="18"/>
                </w:rPr>
                <w:delText>2</w:delText>
              </w:r>
            </w:del>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633" w:author="Stephen McGough" w:date="2008-07-08T11:32:00Z">
                  <w:rPr>
                    <w:rFonts w:ascii="ＭＳ Ｐゴシック" w:eastAsia="ＭＳ Ｐゴシック" w:hAnsi="ＭＳ Ｐゴシック" w:cs="ＭＳ Ｐゴシック"/>
                    <w:color w:val="000000"/>
                    <w:sz w:val="18"/>
                    <w:szCs w:val="18"/>
                  </w:rPr>
                </w:rPrChange>
              </w:rPr>
            </w:pPr>
            <w:ins w:id="634" w:author="Stephen McGough" w:date="2008-07-08T11:32:00Z">
              <w:r>
                <w:rPr>
                  <w:color w:val="000000"/>
                  <w:sz w:val="18"/>
                  <w:szCs w:val="18"/>
                  <w:lang w:val="en-GB"/>
                </w:rPr>
                <w:t>8</w:t>
              </w:r>
            </w:ins>
            <w:del w:id="635" w:author="Stephen McGough" w:date="2008-07-08T11:32:00Z">
              <w:r w:rsidR="009C352E" w:rsidRPr="00C55955" w:rsidDel="00581E87">
                <w:rPr>
                  <w:rFonts w:hint="eastAsia"/>
                  <w:color w:val="000000"/>
                  <w:sz w:val="18"/>
                  <w:szCs w:val="18"/>
                </w:rPr>
                <w:delText>7</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CPUTimeLimit</w:t>
            </w:r>
          </w:p>
        </w:tc>
        <w:tc>
          <w:tcPr>
            <w:tcW w:w="567" w:type="dxa"/>
            <w:tcBorders>
              <w:left w:val="single" w:sz="4" w:space="0" w:color="000000"/>
              <w:bottom w:val="single" w:sz="4" w:space="0" w:color="000000"/>
            </w:tcBorders>
            <w:vAlign w:val="bottom"/>
          </w:tcPr>
          <w:p w:rsidR="009C352E" w:rsidRPr="00581E87" w:rsidRDefault="008735AB">
            <w:pPr>
              <w:jc w:val="right"/>
              <w:rPr>
                <w:rFonts w:ascii="ＭＳ Ｐゴシック" w:eastAsia="ＭＳ Ｐゴシック" w:hAnsi="ＭＳ Ｐゴシック" w:cs="ＭＳ Ｐゴシック"/>
                <w:color w:val="000000"/>
                <w:sz w:val="18"/>
                <w:szCs w:val="18"/>
                <w:lang w:val="en-GB"/>
                <w:rPrChange w:id="636" w:author="Stephen McGough" w:date="2008-07-08T11:32:00Z">
                  <w:rPr>
                    <w:rFonts w:ascii="ＭＳ Ｐゴシック" w:eastAsia="ＭＳ Ｐゴシック" w:hAnsi="ＭＳ Ｐゴシック" w:cs="ＭＳ Ｐゴシック"/>
                    <w:color w:val="000000"/>
                    <w:sz w:val="18"/>
                    <w:szCs w:val="18"/>
                  </w:rPr>
                </w:rPrChange>
              </w:rPr>
            </w:pPr>
            <w:ins w:id="637" w:author="Stephen McGough" w:date="2008-07-08T11:32:00Z">
              <w:r>
                <w:rPr>
                  <w:color w:val="000000"/>
                  <w:sz w:val="18"/>
                  <w:szCs w:val="18"/>
                  <w:lang w:val="en-GB"/>
                </w:rPr>
                <w:t>6</w:t>
              </w:r>
            </w:ins>
            <w:del w:id="638" w:author="Stephen McGough" w:date="2008-07-08T11:32:00Z">
              <w:r w:rsidR="009C352E" w:rsidRPr="00C55955" w:rsidDel="00581E87">
                <w:rPr>
                  <w:rFonts w:hint="eastAsia"/>
                  <w:color w:val="000000"/>
                  <w:sz w:val="18"/>
                  <w:szCs w:val="18"/>
                </w:rPr>
                <w:delText>4</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5</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ProcessCountLimit</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2</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639" w:author="Stephen McGough" w:date="2008-07-08T11:32:00Z">
                  <w:rPr>
                    <w:rFonts w:ascii="ＭＳ Ｐゴシック" w:eastAsia="ＭＳ Ｐゴシック" w:hAnsi="ＭＳ Ｐゴシック" w:cs="ＭＳ Ｐゴシック"/>
                    <w:color w:val="000000"/>
                    <w:sz w:val="18"/>
                    <w:szCs w:val="18"/>
                  </w:rPr>
                </w:rPrChange>
              </w:rPr>
            </w:pPr>
            <w:ins w:id="640" w:author="Stephen McGough" w:date="2008-07-08T11:32:00Z">
              <w:r>
                <w:rPr>
                  <w:color w:val="000000"/>
                  <w:sz w:val="18"/>
                  <w:szCs w:val="18"/>
                  <w:lang w:val="en-GB"/>
                </w:rPr>
                <w:t>8</w:t>
              </w:r>
            </w:ins>
            <w:del w:id="641" w:author="Stephen McGough" w:date="2008-07-08T11:32:00Z">
              <w:r w:rsidR="009C352E" w:rsidRPr="00C55955" w:rsidDel="00581E87">
                <w:rPr>
                  <w:rFonts w:hint="eastAsia"/>
                  <w:color w:val="000000"/>
                  <w:sz w:val="18"/>
                  <w:szCs w:val="18"/>
                </w:rPr>
                <w:delText>7</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VirtualMemoryLimit</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2</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642" w:author="Stephen McGough" w:date="2008-07-08T11:32:00Z">
                  <w:rPr>
                    <w:rFonts w:ascii="ＭＳ Ｐゴシック" w:eastAsia="ＭＳ Ｐゴシック" w:hAnsi="ＭＳ Ｐゴシック" w:cs="ＭＳ Ｐゴシック"/>
                    <w:color w:val="000000"/>
                    <w:sz w:val="18"/>
                    <w:szCs w:val="18"/>
                  </w:rPr>
                </w:rPrChange>
              </w:rPr>
            </w:pPr>
            <w:ins w:id="643" w:author="Stephen McGough" w:date="2008-07-08T11:32:00Z">
              <w:r>
                <w:rPr>
                  <w:color w:val="000000"/>
                  <w:sz w:val="18"/>
                  <w:szCs w:val="18"/>
                  <w:lang w:val="en-GB"/>
                </w:rPr>
                <w:t>7</w:t>
              </w:r>
            </w:ins>
            <w:del w:id="644" w:author="Stephen McGough" w:date="2008-07-08T11:32:00Z">
              <w:r w:rsidR="009C352E" w:rsidRPr="00C55955" w:rsidDel="00581E87">
                <w:rPr>
                  <w:rFonts w:hint="eastAsia"/>
                  <w:color w:val="000000"/>
                  <w:sz w:val="18"/>
                  <w:szCs w:val="18"/>
                </w:rPr>
                <w:delText>6</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ThreadCountLimit</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645" w:author="Stephen McGough" w:date="2008-07-08T11:32:00Z">
                  <w:rPr>
                    <w:rFonts w:ascii="ＭＳ Ｐゴシック" w:eastAsia="ＭＳ Ｐゴシック" w:hAnsi="ＭＳ Ｐゴシック" w:cs="ＭＳ Ｐゴシック"/>
                    <w:color w:val="000000"/>
                    <w:sz w:val="18"/>
                    <w:szCs w:val="18"/>
                  </w:rPr>
                </w:rPrChange>
              </w:rPr>
            </w:pPr>
            <w:ins w:id="646" w:author="Stephen McGough" w:date="2008-07-08T11:32:00Z">
              <w:r>
                <w:rPr>
                  <w:color w:val="000000"/>
                  <w:sz w:val="18"/>
                  <w:szCs w:val="18"/>
                  <w:lang w:val="en-GB"/>
                </w:rPr>
                <w:t>8</w:t>
              </w:r>
            </w:ins>
            <w:del w:id="647" w:author="Stephen McGough" w:date="2008-07-08T11:32:00Z">
              <w:r w:rsidR="009C352E" w:rsidRPr="00C55955" w:rsidDel="00581E87">
                <w:rPr>
                  <w:rFonts w:hint="eastAsia"/>
                  <w:color w:val="000000"/>
                  <w:sz w:val="18"/>
                  <w:szCs w:val="18"/>
                </w:rPr>
                <w:delText>7</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0</w:t>
            </w:r>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UserName</w:t>
            </w:r>
          </w:p>
        </w:tc>
        <w:tc>
          <w:tcPr>
            <w:tcW w:w="567" w:type="dxa"/>
            <w:tcBorders>
              <w:left w:val="single" w:sz="4" w:space="0" w:color="000000"/>
              <w:bottom w:val="single" w:sz="4" w:space="0" w:color="000000"/>
            </w:tcBorders>
            <w:vAlign w:val="bottom"/>
          </w:tcPr>
          <w:p w:rsidR="009C352E" w:rsidRPr="008735AB" w:rsidRDefault="008735AB">
            <w:pPr>
              <w:jc w:val="right"/>
              <w:rPr>
                <w:rFonts w:ascii="ＭＳ Ｐゴシック" w:eastAsia="ＭＳ Ｐゴシック" w:hAnsi="ＭＳ Ｐゴシック" w:cs="ＭＳ Ｐゴシック"/>
                <w:color w:val="000000"/>
                <w:sz w:val="18"/>
                <w:szCs w:val="18"/>
                <w:lang w:val="en-GB"/>
                <w:rPrChange w:id="648" w:author="Stephen McGough" w:date="2008-07-08T12:12:00Z">
                  <w:rPr>
                    <w:rFonts w:ascii="ＭＳ Ｐゴシック" w:eastAsia="ＭＳ Ｐゴシック" w:hAnsi="ＭＳ Ｐゴシック" w:cs="ＭＳ Ｐゴシック"/>
                    <w:color w:val="000000"/>
                    <w:sz w:val="18"/>
                    <w:szCs w:val="18"/>
                  </w:rPr>
                </w:rPrChange>
              </w:rPr>
            </w:pPr>
            <w:ins w:id="649" w:author="Stephen McGough" w:date="2008-07-08T12:12:00Z">
              <w:r>
                <w:rPr>
                  <w:color w:val="000000"/>
                  <w:sz w:val="18"/>
                  <w:szCs w:val="18"/>
                  <w:lang w:val="en-GB"/>
                </w:rPr>
                <w:t>4</w:t>
              </w:r>
            </w:ins>
            <w:del w:id="650" w:author="Stephen McGough" w:date="2008-07-08T12:12:00Z">
              <w:r w:rsidR="009C352E" w:rsidRPr="00C55955" w:rsidDel="008735AB">
                <w:rPr>
                  <w:rFonts w:hint="eastAsia"/>
                  <w:color w:val="000000"/>
                  <w:sz w:val="18"/>
                  <w:szCs w:val="18"/>
                </w:rPr>
                <w:delText>3</w:delText>
              </w:r>
            </w:del>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4</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651" w:author="Stephen McGough" w:date="2008-07-08T11:32:00Z">
                  <w:rPr>
                    <w:rFonts w:ascii="ＭＳ Ｐゴシック" w:eastAsia="ＭＳ Ｐゴシック" w:hAnsi="ＭＳ Ｐゴシック" w:cs="ＭＳ Ｐゴシック"/>
                    <w:color w:val="000000"/>
                    <w:sz w:val="18"/>
                    <w:szCs w:val="18"/>
                  </w:rPr>
                </w:rPrChange>
              </w:rPr>
            </w:pPr>
            <w:ins w:id="652" w:author="Stephen McGough" w:date="2008-07-08T11:32:00Z">
              <w:r>
                <w:rPr>
                  <w:color w:val="000000"/>
                  <w:sz w:val="18"/>
                  <w:szCs w:val="18"/>
                  <w:lang w:val="en-GB"/>
                </w:rPr>
                <w:t>2</w:t>
              </w:r>
            </w:ins>
            <w:del w:id="653" w:author="Stephen McGough" w:date="2008-07-08T11:32:00Z">
              <w:r w:rsidR="009C352E" w:rsidRPr="00C55955" w:rsidDel="00581E87">
                <w:rPr>
                  <w:rFonts w:hint="eastAsia"/>
                  <w:color w:val="000000"/>
                  <w:sz w:val="18"/>
                  <w:szCs w:val="18"/>
                </w:rPr>
                <w:delText>1</w:delText>
              </w:r>
            </w:del>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r w:rsidR="009C352E" w:rsidRPr="00C55955">
        <w:tc>
          <w:tcPr>
            <w:tcW w:w="3515" w:type="dxa"/>
            <w:tcBorders>
              <w:left w:val="single" w:sz="4" w:space="0" w:color="000000"/>
              <w:bottom w:val="single" w:sz="4" w:space="0" w:color="000000"/>
            </w:tcBorders>
          </w:tcPr>
          <w:p w:rsidR="009C352E" w:rsidRPr="00C55955" w:rsidRDefault="009C352E" w:rsidP="003C5AEB">
            <w:pPr>
              <w:snapToGrid w:val="0"/>
              <w:ind w:firstLine="720"/>
              <w:jc w:val="right"/>
              <w:rPr>
                <w:rFonts w:cs="Arial"/>
                <w:sz w:val="18"/>
                <w:szCs w:val="18"/>
              </w:rPr>
            </w:pPr>
            <w:r w:rsidRPr="00C55955">
              <w:rPr>
                <w:rFonts w:cs="Arial"/>
                <w:sz w:val="18"/>
                <w:szCs w:val="18"/>
              </w:rPr>
              <w:t>GroupName</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1</w:t>
            </w:r>
          </w:p>
        </w:tc>
        <w:tc>
          <w:tcPr>
            <w:tcW w:w="567" w:type="dxa"/>
            <w:tcBorders>
              <w:left w:val="single" w:sz="4" w:space="0" w:color="000000"/>
              <w:bottom w:val="single" w:sz="4" w:space="0" w:color="000000"/>
            </w:tcBorders>
            <w:vAlign w:val="bottom"/>
          </w:tcPr>
          <w:p w:rsidR="009C352E" w:rsidRPr="00C55955" w:rsidRDefault="009C352E">
            <w:pPr>
              <w:jc w:val="right"/>
              <w:rPr>
                <w:rFonts w:ascii="ＭＳ Ｐゴシック" w:eastAsia="ＭＳ Ｐゴシック" w:hAnsi="ＭＳ Ｐゴシック" w:cs="ＭＳ Ｐゴシック"/>
                <w:color w:val="000000"/>
                <w:sz w:val="18"/>
                <w:szCs w:val="18"/>
              </w:rPr>
            </w:pPr>
            <w:r w:rsidRPr="00C55955">
              <w:rPr>
                <w:rFonts w:hint="eastAsia"/>
                <w:color w:val="000000"/>
                <w:sz w:val="18"/>
                <w:szCs w:val="18"/>
              </w:rPr>
              <w:t>7</w:t>
            </w:r>
          </w:p>
        </w:tc>
        <w:tc>
          <w:tcPr>
            <w:tcW w:w="567" w:type="dxa"/>
            <w:tcBorders>
              <w:left w:val="single" w:sz="4" w:space="0" w:color="000000"/>
              <w:bottom w:val="single" w:sz="4" w:space="0" w:color="000000"/>
            </w:tcBorders>
            <w:vAlign w:val="bottom"/>
          </w:tcPr>
          <w:p w:rsidR="009C352E" w:rsidRPr="00581E87" w:rsidRDefault="00581E87">
            <w:pPr>
              <w:jc w:val="right"/>
              <w:rPr>
                <w:rFonts w:ascii="ＭＳ Ｐゴシック" w:eastAsia="ＭＳ Ｐゴシック" w:hAnsi="ＭＳ Ｐゴシック" w:cs="ＭＳ Ｐゴシック"/>
                <w:color w:val="000000"/>
                <w:sz w:val="18"/>
                <w:szCs w:val="18"/>
                <w:lang w:val="en-GB"/>
                <w:rPrChange w:id="654" w:author="Stephen McGough" w:date="2008-07-08T11:32:00Z">
                  <w:rPr>
                    <w:rFonts w:ascii="ＭＳ Ｐゴシック" w:eastAsia="ＭＳ Ｐゴシック" w:hAnsi="ＭＳ Ｐゴシック" w:cs="ＭＳ Ｐゴシック"/>
                    <w:color w:val="000000"/>
                    <w:sz w:val="18"/>
                    <w:szCs w:val="18"/>
                  </w:rPr>
                </w:rPrChange>
              </w:rPr>
            </w:pPr>
            <w:ins w:id="655" w:author="Stephen McGough" w:date="2008-07-08T11:32:00Z">
              <w:r>
                <w:rPr>
                  <w:color w:val="000000"/>
                  <w:sz w:val="18"/>
                  <w:szCs w:val="18"/>
                  <w:lang w:val="en-GB"/>
                </w:rPr>
                <w:t>1</w:t>
              </w:r>
            </w:ins>
            <w:del w:id="656" w:author="Stephen McGough" w:date="2008-07-08T11:32:00Z">
              <w:r w:rsidR="009C352E" w:rsidRPr="00C55955" w:rsidDel="00581E87">
                <w:rPr>
                  <w:rFonts w:hint="eastAsia"/>
                  <w:color w:val="000000"/>
                  <w:sz w:val="18"/>
                  <w:szCs w:val="18"/>
                </w:rPr>
                <w:delText>0</w:delText>
              </w:r>
            </w:del>
          </w:p>
        </w:tc>
        <w:tc>
          <w:tcPr>
            <w:tcW w:w="3128" w:type="dxa"/>
            <w:tcBorders>
              <w:left w:val="single" w:sz="4" w:space="0" w:color="000000"/>
              <w:bottom w:val="single" w:sz="4" w:space="0" w:color="000000"/>
              <w:right w:val="single" w:sz="4" w:space="0" w:color="000000"/>
            </w:tcBorders>
          </w:tcPr>
          <w:p w:rsidR="009C352E" w:rsidRPr="00C55955" w:rsidRDefault="009C352E" w:rsidP="003C5AEB">
            <w:pPr>
              <w:snapToGrid w:val="0"/>
              <w:rPr>
                <w:rFonts w:cs="Arial"/>
                <w:sz w:val="18"/>
                <w:szCs w:val="18"/>
              </w:rPr>
            </w:pPr>
          </w:p>
        </w:tc>
      </w:tr>
    </w:tbl>
    <w:p w:rsidR="00E14FEA" w:rsidRDefault="00E14FEA" w:rsidP="00E14FEA">
      <w:pPr>
        <w:rPr>
          <w:sz w:val="20"/>
          <w:lang w:eastAsia="ja-JP"/>
        </w:rPr>
      </w:pPr>
    </w:p>
    <w:p w:rsidR="00932534" w:rsidRPr="00F60878" w:rsidRDefault="00E14FEA" w:rsidP="00CD7835">
      <w:pPr>
        <w:jc w:val="both"/>
        <w:rPr>
          <w:sz w:val="20"/>
          <w:szCs w:val="20"/>
          <w:highlight w:val="yellow"/>
          <w:u w:val="single"/>
        </w:rPr>
      </w:pPr>
      <w:r>
        <w:rPr>
          <w:rFonts w:hint="eastAsia"/>
          <w:sz w:val="20"/>
          <w:lang w:eastAsia="ja-JP"/>
        </w:rPr>
        <w:t xml:space="preserve">Some projects did not provide a </w:t>
      </w:r>
      <w:r>
        <w:rPr>
          <w:sz w:val="20"/>
          <w:lang w:eastAsia="ja-JP"/>
        </w:rPr>
        <w:t>response</w:t>
      </w:r>
      <w:r>
        <w:rPr>
          <w:rFonts w:hint="eastAsia"/>
          <w:sz w:val="20"/>
          <w:lang w:eastAsia="ja-JP"/>
        </w:rPr>
        <w:t xml:space="preserve"> for some elements hence the aggregate across the </w:t>
      </w:r>
      <w:r w:rsidR="00A118B1">
        <w:rPr>
          <w:sz w:val="20"/>
          <w:lang w:eastAsia="ja-JP"/>
        </w:rPr>
        <w:t>“</w:t>
      </w:r>
      <w:r>
        <w:rPr>
          <w:rFonts w:hint="eastAsia"/>
          <w:sz w:val="20"/>
          <w:lang w:eastAsia="ja-JP"/>
        </w:rPr>
        <w:t>Yes/No/N/A</w:t>
      </w:r>
      <w:r w:rsidR="00A118B1">
        <w:rPr>
          <w:sz w:val="20"/>
          <w:lang w:eastAsia="ja-JP"/>
        </w:rPr>
        <w:t>”</w:t>
      </w:r>
      <w:r>
        <w:rPr>
          <w:rFonts w:hint="eastAsia"/>
          <w:sz w:val="20"/>
          <w:lang w:eastAsia="ja-JP"/>
        </w:rPr>
        <w:t xml:space="preserve"> columns is not always the same.</w:t>
      </w:r>
      <w:r w:rsidR="002F43BB">
        <w:rPr>
          <w:rFonts w:hint="eastAsia"/>
          <w:sz w:val="20"/>
          <w:lang w:eastAsia="ja-JP"/>
        </w:rPr>
        <w:t xml:space="preserve"> Also one project responded separately for two different components of its architecture</w:t>
      </w:r>
      <w:r w:rsidR="001140AD">
        <w:rPr>
          <w:rFonts w:hint="eastAsia"/>
          <w:sz w:val="20"/>
          <w:lang w:eastAsia="ja-JP"/>
        </w:rPr>
        <w:t>, hence the maximum aggregate is nine even though there are only eight survey responses in the appendix</w:t>
      </w:r>
      <w:r w:rsidR="002F43BB">
        <w:rPr>
          <w:rFonts w:hint="eastAsia"/>
          <w:sz w:val="20"/>
          <w:lang w:eastAsia="ja-JP"/>
        </w:rPr>
        <w:t>.</w:t>
      </w:r>
    </w:p>
    <w:p w:rsidR="00932534" w:rsidRPr="00932534" w:rsidRDefault="00331CFA" w:rsidP="00391710">
      <w:pPr>
        <w:pStyle w:val="Heading1"/>
        <w:numPr>
          <w:numberingChange w:id="657" w:author="Stephen McGough" w:date="2008-06-27T10:38:00Z" w:original="%1:3:0:."/>
        </w:numPr>
        <w:rPr>
          <w:lang w:eastAsia="ja-JP"/>
        </w:rPr>
      </w:pPr>
      <w:bookmarkStart w:id="658" w:name="_Ref202284068"/>
      <w:bookmarkStart w:id="659" w:name="_Toc77141864"/>
      <w:r>
        <w:rPr>
          <w:rFonts w:hint="eastAsia"/>
          <w:lang w:eastAsia="ja-JP"/>
        </w:rPr>
        <w:t xml:space="preserve">HPC Basic Profile definition and </w:t>
      </w:r>
      <w:r w:rsidR="006229CE" w:rsidRPr="00F8175E">
        <w:t>Interoperability Test</w:t>
      </w:r>
      <w:r>
        <w:t>s</w:t>
      </w:r>
      <w:bookmarkEnd w:id="658"/>
      <w:bookmarkEnd w:id="659"/>
    </w:p>
    <w:p w:rsidR="00331CFA" w:rsidRPr="00F8175E" w:rsidRDefault="00331CFA" w:rsidP="00CD7835">
      <w:pPr>
        <w:jc w:val="both"/>
        <w:rPr>
          <w:sz w:val="20"/>
          <w:lang w:eastAsia="ja-JP"/>
        </w:rPr>
      </w:pPr>
      <w:r>
        <w:rPr>
          <w:rFonts w:hint="eastAsia"/>
          <w:sz w:val="20"/>
          <w:lang w:eastAsia="ja-JP"/>
        </w:rPr>
        <w:t>The work on defining the HPC Basic Profile and the subsequent interoperability</w:t>
      </w:r>
      <w:r w:rsidR="00AB7FFC">
        <w:rPr>
          <w:rFonts w:hint="eastAsia"/>
          <w:sz w:val="20"/>
          <w:lang w:eastAsia="ja-JP"/>
        </w:rPr>
        <w:t xml:space="preserve"> </w:t>
      </w:r>
      <w:r>
        <w:rPr>
          <w:rFonts w:hint="eastAsia"/>
          <w:sz w:val="20"/>
          <w:lang w:eastAsia="ja-JP"/>
        </w:rPr>
        <w:t>testing</w:t>
      </w:r>
      <w:r w:rsidR="0032616F">
        <w:rPr>
          <w:sz w:val="20"/>
          <w:lang w:eastAsia="ja-JP"/>
        </w:rPr>
        <w:fldChar w:fldCharType="begin"/>
      </w:r>
      <w:r w:rsidR="00AB7FFC">
        <w:rPr>
          <w:sz w:val="20"/>
          <w:lang w:eastAsia="ja-JP"/>
        </w:rPr>
        <w:instrText xml:space="preserve"> </w:instrText>
      </w:r>
      <w:r w:rsidR="00AB7FFC">
        <w:rPr>
          <w:rFonts w:hint="eastAsia"/>
          <w:sz w:val="20"/>
          <w:lang w:eastAsia="ja-JP"/>
        </w:rPr>
        <w:instrText>REF GFD124 \h</w:instrText>
      </w:r>
      <w:r w:rsidR="00AB7FFC">
        <w:rPr>
          <w:sz w:val="20"/>
          <w:lang w:eastAsia="ja-JP"/>
        </w:rPr>
        <w:instrText xml:space="preserve"> </w:instrText>
      </w:r>
      <w:r w:rsidR="006C76D5" w:rsidRPr="0032616F">
        <w:rPr>
          <w:sz w:val="20"/>
          <w:lang w:eastAsia="ja-JP"/>
        </w:rPr>
      </w:r>
      <w:r w:rsidR="0032616F">
        <w:rPr>
          <w:sz w:val="20"/>
          <w:lang w:eastAsia="ja-JP"/>
        </w:rPr>
        <w:fldChar w:fldCharType="separate"/>
      </w:r>
      <w:ins w:id="660" w:author="Stephen McGough" w:date="2008-06-27T10:39:00Z">
        <w:r w:rsidR="0034231A" w:rsidRPr="00D21FE3">
          <w:rPr>
            <w:sz w:val="20"/>
            <w:szCs w:val="20"/>
          </w:rPr>
          <w:t>[</w:t>
        </w:r>
        <w:r w:rsidR="0034231A">
          <w:rPr>
            <w:rFonts w:hint="eastAsia"/>
            <w:sz w:val="20"/>
            <w:szCs w:val="20"/>
            <w:lang w:eastAsia="ja-JP"/>
          </w:rPr>
          <w:t>GFD.124</w:t>
        </w:r>
        <w:r w:rsidR="0034231A" w:rsidRPr="00D21FE3">
          <w:rPr>
            <w:sz w:val="20"/>
            <w:szCs w:val="20"/>
          </w:rPr>
          <w:t>]</w:t>
        </w:r>
      </w:ins>
      <w:del w:id="661" w:author="Stephen McGough" w:date="2008-06-27T10:39:00Z">
        <w:r w:rsidR="00383AE7" w:rsidRPr="00D21FE3" w:rsidDel="0034231A">
          <w:rPr>
            <w:sz w:val="20"/>
            <w:szCs w:val="20"/>
          </w:rPr>
          <w:delText>[</w:delText>
        </w:r>
        <w:r w:rsidR="00383AE7" w:rsidDel="0034231A">
          <w:rPr>
            <w:rFonts w:hint="eastAsia"/>
            <w:sz w:val="20"/>
            <w:szCs w:val="20"/>
            <w:lang w:eastAsia="ja-JP"/>
          </w:rPr>
          <w:delText>GFD.124</w:delText>
        </w:r>
        <w:r w:rsidR="00383AE7" w:rsidRPr="00D21FE3" w:rsidDel="0034231A">
          <w:rPr>
            <w:sz w:val="20"/>
            <w:szCs w:val="20"/>
          </w:rPr>
          <w:delText>]</w:delText>
        </w:r>
      </w:del>
      <w:r w:rsidR="0032616F">
        <w:rPr>
          <w:sz w:val="20"/>
          <w:lang w:eastAsia="ja-JP"/>
        </w:rPr>
        <w:fldChar w:fldCharType="end"/>
      </w:r>
      <w:r>
        <w:rPr>
          <w:rFonts w:hint="eastAsia"/>
          <w:sz w:val="20"/>
          <w:lang w:eastAsia="ja-JP"/>
        </w:rPr>
        <w:t xml:space="preserve"> provided substantial feedback for JSDL 1.0.</w:t>
      </w:r>
      <w:r w:rsidR="00AB7FFC">
        <w:rPr>
          <w:rFonts w:hint="eastAsia"/>
          <w:sz w:val="20"/>
          <w:lang w:eastAsia="ja-JP"/>
        </w:rPr>
        <w:t xml:space="preserve"> </w:t>
      </w:r>
      <w:r>
        <w:rPr>
          <w:rFonts w:hint="eastAsia"/>
          <w:sz w:val="20"/>
          <w:lang w:eastAsia="ja-JP"/>
        </w:rPr>
        <w:t>In particular clarifications made in the HPC Basic Profile</w:t>
      </w:r>
      <w:r w:rsidR="0032616F">
        <w:rPr>
          <w:sz w:val="20"/>
          <w:highlight w:val="yellow"/>
          <w:lang w:eastAsia="ja-JP"/>
        </w:rPr>
        <w:fldChar w:fldCharType="begin"/>
      </w:r>
      <w:r w:rsidR="00AB7FFC">
        <w:rPr>
          <w:sz w:val="20"/>
          <w:highlight w:val="yellow"/>
          <w:lang w:eastAsia="ja-JP"/>
        </w:rPr>
        <w:instrText xml:space="preserve"> </w:instrText>
      </w:r>
      <w:r w:rsidR="00AB7FFC">
        <w:rPr>
          <w:rFonts w:hint="eastAsia"/>
          <w:sz w:val="20"/>
          <w:highlight w:val="yellow"/>
          <w:lang w:eastAsia="ja-JP"/>
        </w:rPr>
        <w:instrText>REF GFD114 \h</w:instrText>
      </w:r>
      <w:r w:rsidR="00AB7FFC">
        <w:rPr>
          <w:sz w:val="20"/>
          <w:highlight w:val="yellow"/>
          <w:lang w:eastAsia="ja-JP"/>
        </w:rPr>
        <w:instrText xml:space="preserve"> </w:instrText>
      </w:r>
      <w:r w:rsidR="006C76D5" w:rsidRPr="0032616F">
        <w:rPr>
          <w:sz w:val="20"/>
          <w:highlight w:val="yellow"/>
          <w:lang w:eastAsia="ja-JP"/>
        </w:rPr>
      </w:r>
      <w:r w:rsidR="0032616F">
        <w:rPr>
          <w:sz w:val="20"/>
          <w:highlight w:val="yellow"/>
          <w:lang w:eastAsia="ja-JP"/>
        </w:rPr>
        <w:fldChar w:fldCharType="separate"/>
      </w:r>
      <w:ins w:id="662" w:author="Stephen McGough" w:date="2008-06-27T10:39:00Z">
        <w:r w:rsidR="0034231A" w:rsidRPr="00D21FE3">
          <w:rPr>
            <w:sz w:val="20"/>
            <w:szCs w:val="20"/>
          </w:rPr>
          <w:t>[</w:t>
        </w:r>
        <w:r w:rsidR="0034231A">
          <w:rPr>
            <w:rFonts w:hint="eastAsia"/>
            <w:sz w:val="20"/>
            <w:szCs w:val="20"/>
            <w:lang w:eastAsia="ja-JP"/>
          </w:rPr>
          <w:t>GFD.114</w:t>
        </w:r>
        <w:r w:rsidR="0034231A" w:rsidRPr="00D21FE3">
          <w:rPr>
            <w:sz w:val="20"/>
            <w:szCs w:val="20"/>
          </w:rPr>
          <w:t>]</w:t>
        </w:r>
      </w:ins>
      <w:del w:id="663" w:author="Stephen McGough" w:date="2008-06-27T10:39:00Z">
        <w:r w:rsidR="00383AE7" w:rsidRPr="00D21FE3" w:rsidDel="0034231A">
          <w:rPr>
            <w:sz w:val="20"/>
            <w:szCs w:val="20"/>
          </w:rPr>
          <w:delText>[</w:delText>
        </w:r>
        <w:r w:rsidR="00383AE7" w:rsidDel="0034231A">
          <w:rPr>
            <w:rFonts w:hint="eastAsia"/>
            <w:sz w:val="20"/>
            <w:szCs w:val="20"/>
            <w:lang w:eastAsia="ja-JP"/>
          </w:rPr>
          <w:delText>GFD.114</w:delText>
        </w:r>
        <w:r w:rsidR="00383AE7" w:rsidRPr="00D21FE3" w:rsidDel="0034231A">
          <w:rPr>
            <w:sz w:val="20"/>
            <w:szCs w:val="20"/>
          </w:rPr>
          <w:delText>]</w:delText>
        </w:r>
      </w:del>
      <w:r w:rsidR="0032616F">
        <w:rPr>
          <w:sz w:val="20"/>
          <w:highlight w:val="yellow"/>
          <w:lang w:eastAsia="ja-JP"/>
        </w:rPr>
        <w:fldChar w:fldCharType="end"/>
      </w:r>
      <w:r w:rsidR="00AB7FFC">
        <w:rPr>
          <w:rFonts w:hint="eastAsia"/>
          <w:sz w:val="20"/>
          <w:lang w:eastAsia="ja-JP"/>
        </w:rPr>
        <w:t xml:space="preserve"> </w:t>
      </w:r>
      <w:r>
        <w:rPr>
          <w:rFonts w:hint="eastAsia"/>
          <w:sz w:val="20"/>
          <w:lang w:eastAsia="ja-JP"/>
        </w:rPr>
        <w:t xml:space="preserve">for the usage of JSDL </w:t>
      </w:r>
      <w:r w:rsidR="00C55955">
        <w:rPr>
          <w:rFonts w:hint="eastAsia"/>
          <w:sz w:val="20"/>
          <w:lang w:eastAsia="ja-JP"/>
        </w:rPr>
        <w:t xml:space="preserve">1.0 </w:t>
      </w:r>
      <w:r>
        <w:rPr>
          <w:rFonts w:hint="eastAsia"/>
          <w:sz w:val="20"/>
          <w:lang w:eastAsia="ja-JP"/>
        </w:rPr>
        <w:t xml:space="preserve">elements were included </w:t>
      </w:r>
      <w:r w:rsidR="00391710">
        <w:rPr>
          <w:rFonts w:hint="eastAsia"/>
          <w:sz w:val="20"/>
          <w:lang w:eastAsia="ja-JP"/>
        </w:rPr>
        <w:t xml:space="preserve">as </w:t>
      </w:r>
      <w:r w:rsidR="00C55955">
        <w:rPr>
          <w:rFonts w:hint="eastAsia"/>
          <w:sz w:val="20"/>
          <w:lang w:eastAsia="ja-JP"/>
        </w:rPr>
        <w:t xml:space="preserve">errata </w:t>
      </w:r>
      <w:r>
        <w:rPr>
          <w:rFonts w:hint="eastAsia"/>
          <w:sz w:val="20"/>
          <w:lang w:eastAsia="ja-JP"/>
        </w:rPr>
        <w:t>i</w:t>
      </w:r>
      <w:r w:rsidR="00391710">
        <w:rPr>
          <w:rFonts w:hint="eastAsia"/>
          <w:sz w:val="20"/>
          <w:lang w:eastAsia="ja-JP"/>
        </w:rPr>
        <w:t>ssues for JSDL 1.0</w:t>
      </w:r>
      <w:r w:rsidR="00C55955">
        <w:rPr>
          <w:rFonts w:hint="eastAsia"/>
          <w:sz w:val="20"/>
          <w:lang w:eastAsia="ja-JP"/>
        </w:rPr>
        <w:t xml:space="preserve"> (see Section </w:t>
      </w:r>
      <w:r w:rsidR="0032616F">
        <w:rPr>
          <w:sz w:val="20"/>
          <w:lang w:eastAsia="ja-JP"/>
        </w:rPr>
        <w:fldChar w:fldCharType="begin"/>
      </w:r>
      <w:r w:rsidR="00C55955">
        <w:rPr>
          <w:rFonts w:hint="eastAsia"/>
          <w:sz w:val="20"/>
          <w:lang w:eastAsia="ja-JP"/>
        </w:rPr>
        <w:instrText>REF _Ref201571845 \w \h</w:instrText>
      </w:r>
      <w:r w:rsidR="006C76D5" w:rsidRPr="0032616F">
        <w:rPr>
          <w:sz w:val="20"/>
          <w:lang w:eastAsia="ja-JP"/>
        </w:rPr>
      </w:r>
      <w:r w:rsidR="0032616F">
        <w:rPr>
          <w:sz w:val="20"/>
          <w:lang w:eastAsia="ja-JP"/>
        </w:rPr>
        <w:fldChar w:fldCharType="separate"/>
      </w:r>
      <w:r w:rsidR="0034231A">
        <w:rPr>
          <w:sz w:val="20"/>
          <w:lang w:eastAsia="ja-JP"/>
        </w:rPr>
        <w:t>4</w:t>
      </w:r>
      <w:r w:rsidR="0032616F">
        <w:rPr>
          <w:sz w:val="20"/>
          <w:lang w:eastAsia="ja-JP"/>
        </w:rPr>
        <w:fldChar w:fldCharType="end"/>
      </w:r>
      <w:r w:rsidR="00C55955">
        <w:rPr>
          <w:rFonts w:hint="eastAsia"/>
          <w:sz w:val="20"/>
          <w:lang w:eastAsia="ja-JP"/>
        </w:rPr>
        <w:t>). Also issues identified in the definition of the HPC Profile Application extension</w:t>
      </w:r>
      <w:r w:rsidR="0032616F">
        <w:rPr>
          <w:sz w:val="20"/>
          <w:highlight w:val="yellow"/>
          <w:lang w:eastAsia="ja-JP"/>
        </w:rPr>
        <w:fldChar w:fldCharType="begin"/>
      </w:r>
      <w:r w:rsidR="00AB7FFC">
        <w:rPr>
          <w:sz w:val="20"/>
          <w:highlight w:val="yellow"/>
          <w:lang w:eastAsia="ja-JP"/>
        </w:rPr>
        <w:instrText xml:space="preserve"> </w:instrText>
      </w:r>
      <w:r w:rsidR="00AB7FFC">
        <w:rPr>
          <w:rFonts w:hint="eastAsia"/>
          <w:sz w:val="20"/>
          <w:highlight w:val="yellow"/>
          <w:lang w:eastAsia="ja-JP"/>
        </w:rPr>
        <w:instrText>REF GFD111 \h</w:instrText>
      </w:r>
      <w:r w:rsidR="00AB7FFC">
        <w:rPr>
          <w:sz w:val="20"/>
          <w:highlight w:val="yellow"/>
          <w:lang w:eastAsia="ja-JP"/>
        </w:rPr>
        <w:instrText xml:space="preserve"> </w:instrText>
      </w:r>
      <w:r w:rsidR="006C76D5" w:rsidRPr="0032616F">
        <w:rPr>
          <w:sz w:val="20"/>
          <w:highlight w:val="yellow"/>
          <w:lang w:eastAsia="ja-JP"/>
        </w:rPr>
      </w:r>
      <w:r w:rsidR="0032616F">
        <w:rPr>
          <w:sz w:val="20"/>
          <w:highlight w:val="yellow"/>
          <w:lang w:eastAsia="ja-JP"/>
        </w:rPr>
        <w:fldChar w:fldCharType="separate"/>
      </w:r>
      <w:ins w:id="664" w:author="Stephen McGough" w:date="2008-06-27T10:39:00Z">
        <w:r w:rsidR="0034231A" w:rsidRPr="00D21FE3">
          <w:rPr>
            <w:sz w:val="20"/>
            <w:szCs w:val="20"/>
          </w:rPr>
          <w:t>[</w:t>
        </w:r>
        <w:r w:rsidR="0034231A">
          <w:rPr>
            <w:rFonts w:hint="eastAsia"/>
            <w:sz w:val="20"/>
            <w:szCs w:val="20"/>
            <w:lang w:eastAsia="ja-JP"/>
          </w:rPr>
          <w:t>GFD.111</w:t>
        </w:r>
        <w:r w:rsidR="0034231A" w:rsidRPr="00D21FE3">
          <w:rPr>
            <w:sz w:val="20"/>
            <w:szCs w:val="20"/>
          </w:rPr>
          <w:t>]</w:t>
        </w:r>
      </w:ins>
      <w:del w:id="665" w:author="Stephen McGough" w:date="2008-06-27T10:39:00Z">
        <w:r w:rsidR="00383AE7" w:rsidRPr="00D21FE3" w:rsidDel="0034231A">
          <w:rPr>
            <w:sz w:val="20"/>
            <w:szCs w:val="20"/>
          </w:rPr>
          <w:delText>[</w:delText>
        </w:r>
        <w:r w:rsidR="00383AE7" w:rsidDel="0034231A">
          <w:rPr>
            <w:rFonts w:hint="eastAsia"/>
            <w:sz w:val="20"/>
            <w:szCs w:val="20"/>
            <w:lang w:eastAsia="ja-JP"/>
          </w:rPr>
          <w:delText>GFD.111</w:delText>
        </w:r>
        <w:r w:rsidR="00383AE7" w:rsidRPr="00D21FE3" w:rsidDel="0034231A">
          <w:rPr>
            <w:sz w:val="20"/>
            <w:szCs w:val="20"/>
          </w:rPr>
          <w:delText>]</w:delText>
        </w:r>
      </w:del>
      <w:r w:rsidR="0032616F">
        <w:rPr>
          <w:sz w:val="20"/>
          <w:highlight w:val="yellow"/>
          <w:lang w:eastAsia="ja-JP"/>
        </w:rPr>
        <w:fldChar w:fldCharType="end"/>
      </w:r>
      <w:r w:rsidR="00C55955">
        <w:rPr>
          <w:rFonts w:hint="eastAsia"/>
          <w:sz w:val="20"/>
          <w:lang w:eastAsia="ja-JP"/>
        </w:rPr>
        <w:t xml:space="preserve"> were included as errata issues for the JSDL POSIXApplication extension (see Section </w:t>
      </w:r>
      <w:r w:rsidR="0032616F">
        <w:rPr>
          <w:sz w:val="20"/>
          <w:lang w:eastAsia="ja-JP"/>
        </w:rPr>
        <w:fldChar w:fldCharType="begin"/>
      </w:r>
      <w:r w:rsidR="00C55955">
        <w:rPr>
          <w:rFonts w:hint="eastAsia"/>
          <w:sz w:val="20"/>
          <w:lang w:eastAsia="ja-JP"/>
        </w:rPr>
        <w:instrText>REF _Ref201571845 \w \h</w:instrText>
      </w:r>
      <w:r w:rsidR="006C76D5" w:rsidRPr="0032616F">
        <w:rPr>
          <w:sz w:val="20"/>
          <w:lang w:eastAsia="ja-JP"/>
        </w:rPr>
      </w:r>
      <w:r w:rsidR="0032616F">
        <w:rPr>
          <w:sz w:val="20"/>
          <w:lang w:eastAsia="ja-JP"/>
        </w:rPr>
        <w:fldChar w:fldCharType="separate"/>
      </w:r>
      <w:r w:rsidR="0034231A">
        <w:rPr>
          <w:sz w:val="20"/>
          <w:lang w:eastAsia="ja-JP"/>
        </w:rPr>
        <w:t>4</w:t>
      </w:r>
      <w:r w:rsidR="0032616F">
        <w:rPr>
          <w:sz w:val="20"/>
          <w:lang w:eastAsia="ja-JP"/>
        </w:rPr>
        <w:fldChar w:fldCharType="end"/>
      </w:r>
      <w:r w:rsidR="00C55955">
        <w:rPr>
          <w:rFonts w:hint="eastAsia"/>
          <w:sz w:val="20"/>
          <w:lang w:eastAsia="ja-JP"/>
        </w:rPr>
        <w:t>).</w:t>
      </w:r>
    </w:p>
    <w:p w:rsidR="000D3109" w:rsidRPr="007D130E" w:rsidRDefault="00932534" w:rsidP="00391710">
      <w:pPr>
        <w:pStyle w:val="Heading1"/>
        <w:numPr>
          <w:numberingChange w:id="666" w:author="Stephen McGough" w:date="2008-06-27T10:38:00Z" w:original="%1:4:0:."/>
        </w:numPr>
      </w:pPr>
      <w:bookmarkStart w:id="667" w:name="_Ref201571845"/>
      <w:bookmarkStart w:id="668" w:name="_Toc77141865"/>
      <w:r>
        <w:rPr>
          <w:rFonts w:hint="eastAsia"/>
          <w:lang w:eastAsia="ja-JP"/>
        </w:rPr>
        <w:t xml:space="preserve">Summary of Resolved </w:t>
      </w:r>
      <w:r w:rsidR="00544FB6" w:rsidRPr="00F8175E">
        <w:t>Issue</w:t>
      </w:r>
      <w:r>
        <w:t>s</w:t>
      </w:r>
      <w:bookmarkEnd w:id="667"/>
      <w:bookmarkEnd w:id="668"/>
    </w:p>
    <w:p w:rsidR="00D80706" w:rsidRDefault="007D130E" w:rsidP="00CD7835">
      <w:pPr>
        <w:jc w:val="both"/>
        <w:rPr>
          <w:sz w:val="20"/>
          <w:lang w:eastAsia="ja-JP"/>
        </w:rPr>
      </w:pPr>
      <w:r>
        <w:rPr>
          <w:rFonts w:hint="eastAsia"/>
          <w:sz w:val="20"/>
          <w:lang w:eastAsia="ja-JP"/>
        </w:rPr>
        <w:t xml:space="preserve">A number of issues </w:t>
      </w:r>
      <w:r w:rsidR="00D80706">
        <w:rPr>
          <w:rFonts w:hint="eastAsia"/>
          <w:sz w:val="20"/>
          <w:lang w:eastAsia="ja-JP"/>
        </w:rPr>
        <w:t>were received or collected from various sources after publication and were recorded in the group</w:t>
      </w:r>
      <w:r w:rsidR="00D80706">
        <w:rPr>
          <w:sz w:val="20"/>
          <w:lang w:eastAsia="ja-JP"/>
        </w:rPr>
        <w:t>’</w:t>
      </w:r>
      <w:r w:rsidR="00D80706">
        <w:rPr>
          <w:rFonts w:hint="eastAsia"/>
          <w:sz w:val="20"/>
          <w:lang w:eastAsia="ja-JP"/>
        </w:rPr>
        <w:t xml:space="preserve">s </w:t>
      </w:r>
      <w:r w:rsidR="00A80D38">
        <w:rPr>
          <w:rFonts w:hint="eastAsia"/>
          <w:sz w:val="20"/>
          <w:lang w:eastAsia="ja-JP"/>
        </w:rPr>
        <w:t>G</w:t>
      </w:r>
      <w:r>
        <w:rPr>
          <w:rFonts w:hint="eastAsia"/>
          <w:sz w:val="20"/>
          <w:lang w:eastAsia="ja-JP"/>
        </w:rPr>
        <w:t>ridforge tracker</w:t>
      </w:r>
      <w:r w:rsidR="00D80706">
        <w:rPr>
          <w:rStyle w:val="FootnoteReference"/>
          <w:sz w:val="20"/>
          <w:lang w:eastAsia="ja-JP"/>
        </w:rPr>
        <w:footnoteReference w:id="3"/>
      </w:r>
      <w:r w:rsidR="00D80706">
        <w:rPr>
          <w:rFonts w:hint="eastAsia"/>
          <w:sz w:val="20"/>
          <w:lang w:eastAsia="ja-JP"/>
        </w:rPr>
        <w:t>. Issues were divided into those that could be fixed in a schema-compatible update</w:t>
      </w:r>
      <w:r w:rsidR="00D80706">
        <w:rPr>
          <w:sz w:val="20"/>
          <w:lang w:eastAsia="ja-JP"/>
        </w:rPr>
        <w:t>—</w:t>
      </w:r>
      <w:r w:rsidR="00D80706" w:rsidRPr="007D130E">
        <w:rPr>
          <w:sz w:val="20"/>
          <w:lang w:eastAsia="ja-JP"/>
        </w:rPr>
        <w:t>minor editorial changes to fix typographical errors and other inaccuracies; clarifications on the definitions of various elements</w:t>
      </w:r>
      <w:r w:rsidR="00D80706">
        <w:rPr>
          <w:sz w:val="20"/>
          <w:lang w:eastAsia="ja-JP"/>
        </w:rPr>
        <w:t>—</w:t>
      </w:r>
      <w:r w:rsidR="00D80706">
        <w:rPr>
          <w:rFonts w:hint="eastAsia"/>
          <w:sz w:val="20"/>
          <w:lang w:eastAsia="ja-JP"/>
        </w:rPr>
        <w:t xml:space="preserve">and </w:t>
      </w:r>
      <w:r w:rsidR="00331CFA">
        <w:rPr>
          <w:rFonts w:hint="eastAsia"/>
          <w:sz w:val="20"/>
          <w:lang w:eastAsia="ja-JP"/>
        </w:rPr>
        <w:t xml:space="preserve">feature requests requiring </w:t>
      </w:r>
      <w:r w:rsidR="00D80706">
        <w:rPr>
          <w:rFonts w:hint="eastAsia"/>
          <w:sz w:val="20"/>
          <w:lang w:eastAsia="ja-JP"/>
        </w:rPr>
        <w:t>new functionality.</w:t>
      </w:r>
    </w:p>
    <w:p w:rsidR="00D80706" w:rsidRDefault="00D80706" w:rsidP="007D130E">
      <w:pPr>
        <w:rPr>
          <w:sz w:val="20"/>
          <w:lang w:eastAsia="ja-JP"/>
        </w:rPr>
      </w:pPr>
    </w:p>
    <w:p w:rsidR="007D130E" w:rsidRPr="00331CFA" w:rsidRDefault="0032616F" w:rsidP="00CD7835">
      <w:pPr>
        <w:jc w:val="both"/>
        <w:rPr>
          <w:sz w:val="20"/>
          <w:lang w:eastAsia="ja-JP"/>
        </w:rPr>
      </w:pPr>
      <w:r>
        <w:rPr>
          <w:sz w:val="20"/>
          <w:lang w:eastAsia="ja-JP"/>
        </w:rPr>
        <w:fldChar w:fldCharType="begin"/>
      </w:r>
      <w:r w:rsidR="00331CFA">
        <w:rPr>
          <w:sz w:val="20"/>
          <w:lang w:eastAsia="ja-JP"/>
        </w:rPr>
        <w:instrText xml:space="preserve"> REF _Ref185328656 \w \h </w:instrText>
      </w:r>
      <w:r w:rsidR="006C76D5" w:rsidRPr="0032616F">
        <w:rPr>
          <w:sz w:val="20"/>
          <w:lang w:eastAsia="ja-JP"/>
        </w:rPr>
      </w:r>
      <w:r>
        <w:rPr>
          <w:sz w:val="20"/>
          <w:lang w:eastAsia="ja-JP"/>
        </w:rPr>
        <w:fldChar w:fldCharType="separate"/>
      </w:r>
      <w:r w:rsidR="0034231A">
        <w:rPr>
          <w:sz w:val="20"/>
          <w:lang w:eastAsia="ja-JP"/>
        </w:rPr>
        <w:t>Appendix 1</w:t>
      </w:r>
      <w:r>
        <w:rPr>
          <w:sz w:val="20"/>
          <w:lang w:eastAsia="ja-JP"/>
        </w:rPr>
        <w:fldChar w:fldCharType="end"/>
      </w:r>
      <w:r w:rsidR="00331CFA" w:rsidRPr="007D130E">
        <w:rPr>
          <w:sz w:val="20"/>
          <w:lang w:eastAsia="ja-JP"/>
        </w:rPr>
        <w:t xml:space="preserve"> prov</w:t>
      </w:r>
      <w:r w:rsidR="00331CFA">
        <w:rPr>
          <w:sz w:val="20"/>
          <w:lang w:eastAsia="ja-JP"/>
        </w:rPr>
        <w:t>ides a detailed list of changes</w:t>
      </w:r>
      <w:r w:rsidR="00331CFA">
        <w:rPr>
          <w:rFonts w:hint="eastAsia"/>
          <w:sz w:val="20"/>
          <w:lang w:eastAsia="ja-JP"/>
        </w:rPr>
        <w:t xml:space="preserve"> to address issues</w:t>
      </w:r>
      <w:r w:rsidR="00D80706">
        <w:rPr>
          <w:rFonts w:hint="eastAsia"/>
          <w:sz w:val="20"/>
          <w:lang w:eastAsia="ja-JP"/>
        </w:rPr>
        <w:t xml:space="preserve"> falling in the </w:t>
      </w:r>
      <w:r w:rsidR="00331CFA">
        <w:rPr>
          <w:rFonts w:hint="eastAsia"/>
          <w:sz w:val="20"/>
          <w:lang w:eastAsia="ja-JP"/>
        </w:rPr>
        <w:t xml:space="preserve">first </w:t>
      </w:r>
      <w:r w:rsidR="00331CFA">
        <w:rPr>
          <w:sz w:val="20"/>
          <w:lang w:eastAsia="ja-JP"/>
        </w:rPr>
        <w:t>category</w:t>
      </w:r>
      <w:r w:rsidR="00331CFA">
        <w:rPr>
          <w:rFonts w:hint="eastAsia"/>
          <w:sz w:val="20"/>
          <w:lang w:eastAsia="ja-JP"/>
        </w:rPr>
        <w:t xml:space="preserve">. In </w:t>
      </w:r>
      <w:r w:rsidR="007D130E" w:rsidRPr="007D130E">
        <w:rPr>
          <w:sz w:val="20"/>
          <w:lang w:eastAsia="ja-JP"/>
        </w:rPr>
        <w:t>p</w:t>
      </w:r>
      <w:r w:rsidR="007D130E">
        <w:rPr>
          <w:sz w:val="20"/>
          <w:lang w:eastAsia="ja-JP"/>
        </w:rPr>
        <w:t xml:space="preserve">articular </w:t>
      </w:r>
      <w:r w:rsidR="00331CFA">
        <w:rPr>
          <w:rFonts w:hint="eastAsia"/>
          <w:sz w:val="20"/>
          <w:lang w:eastAsia="ja-JP"/>
        </w:rPr>
        <w:t xml:space="preserve">clarifications on </w:t>
      </w:r>
      <w:r w:rsidR="007D130E">
        <w:rPr>
          <w:sz w:val="20"/>
          <w:lang w:eastAsia="ja-JP"/>
        </w:rPr>
        <w:t xml:space="preserve">the meaning of </w:t>
      </w:r>
      <w:r w:rsidR="00331CFA">
        <w:rPr>
          <w:rFonts w:hint="eastAsia"/>
          <w:sz w:val="20"/>
          <w:lang w:eastAsia="ja-JP"/>
        </w:rPr>
        <w:t>a number of</w:t>
      </w:r>
      <w:r w:rsidR="007D130E" w:rsidRPr="007D130E">
        <w:rPr>
          <w:sz w:val="20"/>
          <w:lang w:eastAsia="ja-JP"/>
        </w:rPr>
        <w:t xml:space="preserve"> Resources elements</w:t>
      </w:r>
      <w:r w:rsidR="00331CFA">
        <w:rPr>
          <w:rFonts w:hint="eastAsia"/>
          <w:sz w:val="20"/>
          <w:lang w:eastAsia="ja-JP"/>
        </w:rPr>
        <w:t xml:space="preserve"> were necessary. Also</w:t>
      </w:r>
      <w:r w:rsidR="007D130E" w:rsidRPr="007D130E">
        <w:rPr>
          <w:sz w:val="20"/>
          <w:lang w:eastAsia="ja-JP"/>
        </w:rPr>
        <w:t xml:space="preserve"> an err</w:t>
      </w:r>
      <w:r w:rsidR="007D130E">
        <w:rPr>
          <w:sz w:val="20"/>
          <w:lang w:eastAsia="ja-JP"/>
        </w:rPr>
        <w:t xml:space="preserve">ata schema </w:t>
      </w:r>
      <w:r w:rsidR="00331CFA">
        <w:rPr>
          <w:rFonts w:hint="eastAsia"/>
          <w:sz w:val="20"/>
          <w:lang w:eastAsia="ja-JP"/>
        </w:rPr>
        <w:t xml:space="preserve">has </w:t>
      </w:r>
      <w:r w:rsidR="007D130E">
        <w:rPr>
          <w:sz w:val="20"/>
          <w:lang w:eastAsia="ja-JP"/>
        </w:rPr>
        <w:t xml:space="preserve">to </w:t>
      </w:r>
      <w:r w:rsidR="00331CFA">
        <w:rPr>
          <w:rFonts w:hint="eastAsia"/>
          <w:sz w:val="20"/>
          <w:lang w:eastAsia="ja-JP"/>
        </w:rPr>
        <w:t xml:space="preserve">be </w:t>
      </w:r>
      <w:r w:rsidR="007D130E">
        <w:rPr>
          <w:sz w:val="20"/>
          <w:lang w:eastAsia="ja-JP"/>
        </w:rPr>
        <w:t>add</w:t>
      </w:r>
      <w:r w:rsidR="00331CFA">
        <w:rPr>
          <w:rFonts w:hint="eastAsia"/>
          <w:sz w:val="20"/>
          <w:lang w:eastAsia="ja-JP"/>
        </w:rPr>
        <w:t>ed</w:t>
      </w:r>
      <w:r w:rsidR="00C67141">
        <w:rPr>
          <w:rFonts w:hint="eastAsia"/>
          <w:sz w:val="20"/>
          <w:lang w:eastAsia="ja-JP"/>
        </w:rPr>
        <w:t xml:space="preserve"> </w:t>
      </w:r>
      <w:r w:rsidR="00331CFA">
        <w:rPr>
          <w:rFonts w:hint="eastAsia"/>
          <w:sz w:val="20"/>
          <w:lang w:eastAsia="ja-JP"/>
        </w:rPr>
        <w:t xml:space="preserve">because </w:t>
      </w:r>
      <w:r w:rsidR="007D130E">
        <w:rPr>
          <w:sz w:val="20"/>
          <w:lang w:eastAsia="ja-JP"/>
        </w:rPr>
        <w:t>an element de</w:t>
      </w:r>
      <w:r w:rsidR="007D130E" w:rsidRPr="007D130E">
        <w:rPr>
          <w:sz w:val="20"/>
          <w:lang w:eastAsia="ja-JP"/>
        </w:rPr>
        <w:t>fined in</w:t>
      </w:r>
      <w:r w:rsidR="00331CFA">
        <w:rPr>
          <w:sz w:val="20"/>
          <w:lang w:eastAsia="ja-JP"/>
        </w:rPr>
        <w:t xml:space="preserve"> the original specification—</w:t>
      </w:r>
      <w:r w:rsidR="00331CFA">
        <w:rPr>
          <w:rFonts w:hint="eastAsia"/>
          <w:sz w:val="20"/>
          <w:lang w:eastAsia="ja-JP"/>
        </w:rPr>
        <w:t>MountSource</w:t>
      </w:r>
      <w:r w:rsidR="00331CFA">
        <w:rPr>
          <w:sz w:val="20"/>
          <w:lang w:eastAsia="ja-JP"/>
        </w:rPr>
        <w:t>—</w:t>
      </w:r>
      <w:r w:rsidR="00331CFA">
        <w:rPr>
          <w:rFonts w:hint="eastAsia"/>
          <w:sz w:val="20"/>
          <w:lang w:eastAsia="ja-JP"/>
        </w:rPr>
        <w:t xml:space="preserve">was </w:t>
      </w:r>
      <w:r w:rsidR="007D130E" w:rsidRPr="007D130E">
        <w:rPr>
          <w:sz w:val="20"/>
          <w:lang w:eastAsia="ja-JP"/>
        </w:rPr>
        <w:t xml:space="preserve">missing from the normative </w:t>
      </w:r>
      <w:r w:rsidR="00331CFA">
        <w:rPr>
          <w:rFonts w:hint="eastAsia"/>
          <w:sz w:val="20"/>
          <w:lang w:eastAsia="ja-JP"/>
        </w:rPr>
        <w:t xml:space="preserve">JSDL 1.0 </w:t>
      </w:r>
      <w:r w:rsidR="007D130E" w:rsidRPr="007D130E">
        <w:rPr>
          <w:sz w:val="20"/>
          <w:lang w:eastAsia="ja-JP"/>
        </w:rPr>
        <w:t>schema.</w:t>
      </w:r>
    </w:p>
    <w:p w:rsidR="00BA052C" w:rsidRPr="001140AD" w:rsidRDefault="00DC666F" w:rsidP="001140AD">
      <w:pPr>
        <w:pStyle w:val="Heading1"/>
        <w:numPr>
          <w:numberingChange w:id="669" w:author="Stephen McGough" w:date="2008-06-27T10:38:00Z" w:original="%1:5:0:."/>
        </w:numPr>
        <w:rPr>
          <w:lang w:eastAsia="ja-JP"/>
        </w:rPr>
      </w:pPr>
      <w:bookmarkStart w:id="670" w:name="_Toc77141866"/>
      <w:r>
        <w:t>Author Information</w:t>
      </w:r>
      <w:bookmarkEnd w:id="670"/>
    </w:p>
    <w:p w:rsidR="00D80706" w:rsidRPr="00D80706" w:rsidRDefault="00D80706">
      <w:pPr>
        <w:rPr>
          <w:sz w:val="20"/>
          <w:u w:val="single"/>
          <w:lang w:eastAsia="ja-JP"/>
        </w:rPr>
      </w:pPr>
      <w:r w:rsidRPr="00D80706">
        <w:rPr>
          <w:rFonts w:hint="eastAsia"/>
          <w:sz w:val="20"/>
          <w:u w:val="single"/>
          <w:lang w:eastAsia="ja-JP"/>
        </w:rPr>
        <w:t>Editors:</w:t>
      </w:r>
    </w:p>
    <w:p w:rsidR="00C37DBB" w:rsidRDefault="00CD4015">
      <w:pPr>
        <w:rPr>
          <w:sz w:val="20"/>
          <w:lang w:eastAsia="ja-JP"/>
        </w:rPr>
      </w:pPr>
      <w:r>
        <w:rPr>
          <w:sz w:val="20"/>
          <w:lang w:val="en-GB" w:eastAsia="ja-JP"/>
        </w:rPr>
        <w:t xml:space="preserve">A. </w:t>
      </w:r>
      <w:r w:rsidR="00C37DBB">
        <w:rPr>
          <w:rFonts w:hint="eastAsia"/>
          <w:sz w:val="20"/>
          <w:lang w:eastAsia="ja-JP"/>
        </w:rPr>
        <w:t>Stephen McGough</w:t>
      </w:r>
    </w:p>
    <w:p w:rsidR="00C37DBB" w:rsidRPr="00691AFE" w:rsidRDefault="00C37DBB">
      <w:pPr>
        <w:rPr>
          <w:sz w:val="20"/>
          <w:lang w:eastAsia="ja-JP"/>
        </w:rPr>
      </w:pPr>
      <w:r>
        <w:rPr>
          <w:rFonts w:hint="eastAsia"/>
          <w:sz w:val="20"/>
          <w:lang w:eastAsia="ja-JP"/>
        </w:rPr>
        <w:t>Imperial College</w:t>
      </w:r>
      <w:r w:rsidR="00CD4015">
        <w:rPr>
          <w:sz w:val="20"/>
          <w:lang w:val="en-GB" w:eastAsia="ja-JP"/>
        </w:rPr>
        <w:t xml:space="preserve"> London</w:t>
      </w:r>
    </w:p>
    <w:p w:rsidR="00C37DBB" w:rsidRPr="00F8175E" w:rsidRDefault="00C37DBB">
      <w:pPr>
        <w:rPr>
          <w:sz w:val="20"/>
          <w:lang w:eastAsia="ja-JP"/>
        </w:rPr>
      </w:pPr>
    </w:p>
    <w:p w:rsidR="009F216C" w:rsidRDefault="00C37DBB">
      <w:pPr>
        <w:rPr>
          <w:sz w:val="20"/>
          <w:lang w:eastAsia="ja-JP"/>
        </w:rPr>
      </w:pPr>
      <w:r>
        <w:rPr>
          <w:rFonts w:hint="eastAsia"/>
          <w:sz w:val="20"/>
          <w:lang w:eastAsia="ja-JP"/>
        </w:rPr>
        <w:t>Andreas Savva</w:t>
      </w:r>
    </w:p>
    <w:p w:rsidR="00C37DBB" w:rsidRDefault="00932534">
      <w:pPr>
        <w:rPr>
          <w:sz w:val="20"/>
          <w:lang w:eastAsia="ja-JP"/>
        </w:rPr>
      </w:pPr>
      <w:r>
        <w:rPr>
          <w:rFonts w:hint="eastAsia"/>
          <w:sz w:val="20"/>
          <w:lang w:eastAsia="ja-JP"/>
        </w:rPr>
        <w:t>Fujitsu</w:t>
      </w:r>
    </w:p>
    <w:p w:rsidR="00DC666F" w:rsidRDefault="00DC666F">
      <w:pPr>
        <w:rPr>
          <w:sz w:val="20"/>
          <w:lang w:eastAsia="ja-JP"/>
        </w:rPr>
      </w:pPr>
    </w:p>
    <w:p w:rsidR="00BA052C" w:rsidRPr="00D80706" w:rsidRDefault="00D80706">
      <w:pPr>
        <w:rPr>
          <w:sz w:val="20"/>
          <w:u w:val="single"/>
          <w:lang w:eastAsia="ja-JP"/>
        </w:rPr>
      </w:pPr>
      <w:r w:rsidRPr="00D80706">
        <w:rPr>
          <w:rFonts w:hint="eastAsia"/>
          <w:sz w:val="20"/>
          <w:u w:val="single"/>
          <w:lang w:eastAsia="ja-JP"/>
        </w:rPr>
        <w:t>Contributors:</w:t>
      </w:r>
    </w:p>
    <w:p w:rsidR="0029162E" w:rsidRDefault="00DC666F" w:rsidP="00CD7835">
      <w:pPr>
        <w:jc w:val="both"/>
        <w:rPr>
          <w:sz w:val="20"/>
          <w:lang w:eastAsia="ja-JP"/>
        </w:rPr>
      </w:pPr>
      <w:r>
        <w:rPr>
          <w:sz w:val="20"/>
        </w:rPr>
        <w:t xml:space="preserve">We gratefully acknowledge the </w:t>
      </w:r>
      <w:r w:rsidR="00932534">
        <w:rPr>
          <w:rFonts w:hint="eastAsia"/>
          <w:sz w:val="20"/>
          <w:lang w:eastAsia="ja-JP"/>
        </w:rPr>
        <w:t>survey responses</w:t>
      </w:r>
      <w:r w:rsidR="005C13CC">
        <w:rPr>
          <w:sz w:val="20"/>
        </w:rPr>
        <w:t xml:space="preserve"> from</w:t>
      </w:r>
      <w:r w:rsidR="003A0B13">
        <w:rPr>
          <w:rFonts w:hint="eastAsia"/>
          <w:sz w:val="20"/>
          <w:lang w:eastAsia="ja-JP"/>
        </w:rPr>
        <w:t xml:space="preserve"> </w:t>
      </w:r>
      <w:r w:rsidR="0029162E" w:rsidRPr="0029162E">
        <w:rPr>
          <w:sz w:val="20"/>
        </w:rPr>
        <w:t>Dominic Battré</w:t>
      </w:r>
      <w:r w:rsidR="0029162E">
        <w:rPr>
          <w:rFonts w:hint="eastAsia"/>
          <w:sz w:val="20"/>
          <w:lang w:eastAsia="ja-JP"/>
        </w:rPr>
        <w:t>,</w:t>
      </w:r>
      <w:r w:rsidR="003A0B13">
        <w:rPr>
          <w:rFonts w:hint="eastAsia"/>
          <w:sz w:val="20"/>
          <w:lang w:eastAsia="ja-JP"/>
        </w:rPr>
        <w:t xml:space="preserve"> </w:t>
      </w:r>
      <w:r w:rsidR="0029162E" w:rsidRPr="0029162E">
        <w:rPr>
          <w:sz w:val="20"/>
          <w:lang w:eastAsia="ja-JP"/>
        </w:rPr>
        <w:t>Christian Grimme</w:t>
      </w:r>
      <w:r w:rsidR="0029162E">
        <w:rPr>
          <w:rFonts w:hint="eastAsia"/>
          <w:sz w:val="20"/>
          <w:lang w:eastAsia="ja-JP"/>
        </w:rPr>
        <w:t>,</w:t>
      </w:r>
      <w:r w:rsidR="0029162E" w:rsidRPr="0029162E">
        <w:rPr>
          <w:sz w:val="20"/>
          <w:lang w:eastAsia="ja-JP"/>
        </w:rPr>
        <w:t xml:space="preserve"> </w:t>
      </w:r>
      <w:r w:rsidR="000872EA" w:rsidRPr="000872EA">
        <w:rPr>
          <w:sz w:val="20"/>
          <w:lang w:eastAsia="ja-JP"/>
        </w:rPr>
        <w:t>José Herrera</w:t>
      </w:r>
      <w:r w:rsidR="000872EA">
        <w:rPr>
          <w:rFonts w:hint="eastAsia"/>
          <w:sz w:val="20"/>
          <w:lang w:eastAsia="ja-JP"/>
        </w:rPr>
        <w:t xml:space="preserve">, </w:t>
      </w:r>
      <w:r w:rsidR="0029162E" w:rsidRPr="0029162E">
        <w:rPr>
          <w:sz w:val="20"/>
          <w:lang w:eastAsia="ja-JP"/>
        </w:rPr>
        <w:t>Eduardo Huedo</w:t>
      </w:r>
      <w:r w:rsidR="0029162E">
        <w:rPr>
          <w:rFonts w:hint="eastAsia"/>
          <w:sz w:val="20"/>
          <w:lang w:eastAsia="ja-JP"/>
        </w:rPr>
        <w:t>,</w:t>
      </w:r>
      <w:r w:rsidR="003A0B13">
        <w:rPr>
          <w:rFonts w:hint="eastAsia"/>
          <w:sz w:val="20"/>
          <w:lang w:eastAsia="ja-JP"/>
        </w:rPr>
        <w:t xml:space="preserve"> </w:t>
      </w:r>
      <w:r w:rsidR="0029162E">
        <w:rPr>
          <w:rFonts w:hint="eastAsia"/>
          <w:sz w:val="20"/>
          <w:lang w:eastAsia="ja-JP"/>
        </w:rPr>
        <w:t xml:space="preserve">Nicholas Loulloudes, </w:t>
      </w:r>
      <w:r w:rsidR="0029162E">
        <w:rPr>
          <w:sz w:val="20"/>
        </w:rPr>
        <w:t>Mark Morgan</w:t>
      </w:r>
      <w:r w:rsidR="00D80706">
        <w:rPr>
          <w:rFonts w:hint="eastAsia"/>
          <w:sz w:val="20"/>
          <w:lang w:eastAsia="ja-JP"/>
        </w:rPr>
        <w:t xml:space="preserve">, </w:t>
      </w:r>
      <w:r w:rsidR="00331CFA">
        <w:rPr>
          <w:sz w:val="20"/>
        </w:rPr>
        <w:t>Vesso</w:t>
      </w:r>
      <w:r w:rsidR="003A0B13">
        <w:rPr>
          <w:rFonts w:hint="eastAsia"/>
          <w:sz w:val="20"/>
          <w:lang w:eastAsia="ja-JP"/>
        </w:rPr>
        <w:t xml:space="preserve"> </w:t>
      </w:r>
      <w:r w:rsidR="0029162E" w:rsidRPr="0029162E">
        <w:rPr>
          <w:sz w:val="20"/>
        </w:rPr>
        <w:t>Novov</w:t>
      </w:r>
      <w:r w:rsidR="0029162E">
        <w:rPr>
          <w:rFonts w:hint="eastAsia"/>
          <w:sz w:val="20"/>
          <w:lang w:eastAsia="ja-JP"/>
        </w:rPr>
        <w:t>,</w:t>
      </w:r>
      <w:r w:rsidR="003A0B13">
        <w:rPr>
          <w:rFonts w:hint="eastAsia"/>
          <w:sz w:val="20"/>
          <w:lang w:eastAsia="ja-JP"/>
        </w:rPr>
        <w:t xml:space="preserve"> </w:t>
      </w:r>
      <w:r w:rsidR="0029162E" w:rsidRPr="0029162E">
        <w:rPr>
          <w:sz w:val="20"/>
          <w:lang w:eastAsia="ja-JP"/>
        </w:rPr>
        <w:t>Alexander Papaspyrou</w:t>
      </w:r>
      <w:r w:rsidR="0029162E">
        <w:rPr>
          <w:rFonts w:hint="eastAsia"/>
          <w:sz w:val="20"/>
          <w:lang w:eastAsia="ja-JP"/>
        </w:rPr>
        <w:t>,</w:t>
      </w:r>
      <w:r w:rsidR="0029162E" w:rsidRPr="0029162E">
        <w:rPr>
          <w:sz w:val="20"/>
        </w:rPr>
        <w:t xml:space="preserve"> Mor</w:t>
      </w:r>
      <w:r w:rsidR="0029162E">
        <w:rPr>
          <w:sz w:val="20"/>
        </w:rPr>
        <w:t xml:space="preserve">ris Riedel, </w:t>
      </w:r>
      <w:r w:rsidR="0029162E">
        <w:rPr>
          <w:rFonts w:hint="eastAsia"/>
          <w:sz w:val="20"/>
          <w:lang w:eastAsia="ja-JP"/>
        </w:rPr>
        <w:t xml:space="preserve">Kazushige Saga, </w:t>
      </w:r>
      <w:r w:rsidR="0029162E">
        <w:rPr>
          <w:sz w:val="20"/>
        </w:rPr>
        <w:t>Bernd</w:t>
      </w:r>
      <w:r w:rsidR="003A0B13">
        <w:rPr>
          <w:rFonts w:hint="eastAsia"/>
          <w:sz w:val="20"/>
          <w:lang w:eastAsia="ja-JP"/>
        </w:rPr>
        <w:t xml:space="preserve"> </w:t>
      </w:r>
      <w:r w:rsidR="0029162E">
        <w:rPr>
          <w:sz w:val="20"/>
        </w:rPr>
        <w:t>Schuller</w:t>
      </w:r>
      <w:r w:rsidR="0029162E">
        <w:rPr>
          <w:rFonts w:hint="eastAsia"/>
          <w:sz w:val="20"/>
          <w:lang w:eastAsia="ja-JP"/>
        </w:rPr>
        <w:t>.</w:t>
      </w:r>
    </w:p>
    <w:p w:rsidR="00932534" w:rsidRDefault="00932534" w:rsidP="0029162E">
      <w:pPr>
        <w:rPr>
          <w:sz w:val="20"/>
          <w:lang w:eastAsia="ja-JP"/>
        </w:rPr>
      </w:pPr>
    </w:p>
    <w:p w:rsidR="00D80706" w:rsidRPr="00691AFE" w:rsidRDefault="00571647" w:rsidP="0029162E">
      <w:pPr>
        <w:rPr>
          <w:sz w:val="20"/>
          <w:u w:val="single"/>
          <w:lang w:eastAsia="ja-JP"/>
        </w:rPr>
      </w:pPr>
      <w:r w:rsidRPr="00571647">
        <w:rPr>
          <w:sz w:val="20"/>
          <w:u w:val="single"/>
          <w:lang w:eastAsia="ja-JP"/>
        </w:rPr>
        <w:t xml:space="preserve">Acknowledgements: </w:t>
      </w:r>
    </w:p>
    <w:p w:rsidR="001140AD" w:rsidRDefault="00C67141" w:rsidP="00CD7835">
      <w:pPr>
        <w:jc w:val="both"/>
        <w:rPr>
          <w:rFonts w:eastAsia="ＭＳ 明朝"/>
          <w:sz w:val="20"/>
          <w:lang w:eastAsia="ja-JP"/>
        </w:rPr>
      </w:pPr>
      <w:r w:rsidRPr="00C67141">
        <w:rPr>
          <w:rFonts w:eastAsia="ＭＳ 明朝"/>
          <w:sz w:val="20"/>
        </w:rPr>
        <w:t xml:space="preserve">We would like to thank the people who took the time to read and comment on earlier drafts. </w:t>
      </w:r>
      <w:r>
        <w:rPr>
          <w:rFonts w:hint="eastAsia"/>
          <w:sz w:val="20"/>
          <w:lang w:eastAsia="ja-JP"/>
        </w:rPr>
        <w:t xml:space="preserve">In particular, with apologies for anyone we may have missed, Michel Drescher, Donal Fellows, Steven Newhouse and Philipp Wieder. </w:t>
      </w:r>
      <w:r w:rsidRPr="00C67141">
        <w:rPr>
          <w:rFonts w:eastAsia="ＭＳ 明朝"/>
          <w:sz w:val="20"/>
        </w:rPr>
        <w:t>Their comments were valuable in helping us improve the readability and accuracy of this document.</w:t>
      </w:r>
    </w:p>
    <w:p w:rsidR="001140AD" w:rsidRDefault="001140AD" w:rsidP="00C67141">
      <w:pPr>
        <w:rPr>
          <w:rFonts w:eastAsia="ＭＳ 明朝"/>
          <w:sz w:val="20"/>
          <w:lang w:eastAsia="ja-JP"/>
        </w:rPr>
      </w:pPr>
    </w:p>
    <w:p w:rsidR="001140AD" w:rsidRPr="00C67141" w:rsidRDefault="001140AD" w:rsidP="00CD7835">
      <w:pPr>
        <w:jc w:val="both"/>
        <w:rPr>
          <w:rFonts w:eastAsia="ＭＳ 明朝"/>
          <w:sz w:val="20"/>
          <w:lang w:eastAsia="ja-JP"/>
        </w:rPr>
      </w:pPr>
      <w:r>
        <w:rPr>
          <w:rFonts w:eastAsia="ＭＳ 明朝" w:hint="eastAsia"/>
          <w:sz w:val="20"/>
          <w:lang w:eastAsia="ja-JP"/>
        </w:rPr>
        <w:t xml:space="preserve">We would also like to thank the OGF HPC Profile WG for the interoperability work referenced in section </w:t>
      </w:r>
      <w:r w:rsidR="0032616F">
        <w:rPr>
          <w:rFonts w:eastAsia="ＭＳ 明朝"/>
          <w:sz w:val="20"/>
          <w:lang w:eastAsia="ja-JP"/>
        </w:rPr>
        <w:fldChar w:fldCharType="begin"/>
      </w:r>
      <w:r>
        <w:rPr>
          <w:rFonts w:eastAsia="ＭＳ 明朝"/>
          <w:sz w:val="20"/>
          <w:lang w:eastAsia="ja-JP"/>
        </w:rPr>
        <w:instrText xml:space="preserve"> </w:instrText>
      </w:r>
      <w:r>
        <w:rPr>
          <w:rFonts w:eastAsia="ＭＳ 明朝" w:hint="eastAsia"/>
          <w:sz w:val="20"/>
          <w:lang w:eastAsia="ja-JP"/>
        </w:rPr>
        <w:instrText>REF _Ref202284068 \w \h</w:instrText>
      </w:r>
      <w:r>
        <w:rPr>
          <w:rFonts w:eastAsia="ＭＳ 明朝"/>
          <w:sz w:val="20"/>
          <w:lang w:eastAsia="ja-JP"/>
        </w:rPr>
        <w:instrText xml:space="preserve"> </w:instrText>
      </w:r>
      <w:r w:rsidR="006C76D5" w:rsidRPr="0032616F">
        <w:rPr>
          <w:rFonts w:eastAsia="ＭＳ 明朝"/>
          <w:sz w:val="20"/>
          <w:lang w:eastAsia="ja-JP"/>
        </w:rPr>
      </w:r>
      <w:r w:rsidR="0032616F">
        <w:rPr>
          <w:rFonts w:eastAsia="ＭＳ 明朝"/>
          <w:sz w:val="20"/>
          <w:lang w:eastAsia="ja-JP"/>
        </w:rPr>
        <w:fldChar w:fldCharType="separate"/>
      </w:r>
      <w:r w:rsidR="0034231A">
        <w:rPr>
          <w:rFonts w:eastAsia="ＭＳ 明朝"/>
          <w:sz w:val="20"/>
          <w:lang w:eastAsia="ja-JP"/>
        </w:rPr>
        <w:t>3</w:t>
      </w:r>
      <w:r w:rsidR="0032616F">
        <w:rPr>
          <w:rFonts w:eastAsia="ＭＳ 明朝"/>
          <w:sz w:val="20"/>
          <w:lang w:eastAsia="ja-JP"/>
        </w:rPr>
        <w:fldChar w:fldCharType="end"/>
      </w:r>
      <w:r>
        <w:rPr>
          <w:rFonts w:eastAsia="ＭＳ 明朝" w:hint="eastAsia"/>
          <w:sz w:val="20"/>
          <w:lang w:eastAsia="ja-JP"/>
        </w:rPr>
        <w:t xml:space="preserve">. </w:t>
      </w:r>
    </w:p>
    <w:p w:rsidR="00BA052C" w:rsidRPr="00F8175E" w:rsidRDefault="00BA052C">
      <w:pPr>
        <w:rPr>
          <w:sz w:val="20"/>
        </w:rPr>
      </w:pPr>
    </w:p>
    <w:p w:rsidR="00BA052C" w:rsidRPr="00F8175E" w:rsidRDefault="00BA052C" w:rsidP="00391710">
      <w:pPr>
        <w:pStyle w:val="Heading1"/>
        <w:numPr>
          <w:numberingChange w:id="671" w:author="Stephen McGough" w:date="2008-06-27T10:38:00Z" w:original="%1:6:0:."/>
        </w:numPr>
      </w:pPr>
      <w:bookmarkStart w:id="672" w:name="_Toc526008660"/>
      <w:bookmarkStart w:id="673" w:name="_Toc77141867"/>
      <w:r w:rsidRPr="00F8175E">
        <w:t>Intellectual Property Statement</w:t>
      </w:r>
      <w:bookmarkEnd w:id="672"/>
      <w:bookmarkEnd w:id="673"/>
    </w:p>
    <w:p w:rsidR="00BA052C" w:rsidRPr="00F8175E" w:rsidRDefault="00BA052C">
      <w:pPr>
        <w:rPr>
          <w:sz w:val="20"/>
        </w:rPr>
      </w:pPr>
    </w:p>
    <w:p w:rsidR="00BA052C" w:rsidRPr="00F8175E" w:rsidRDefault="00BA052C" w:rsidP="00CD7835">
      <w:pPr>
        <w:jc w:val="both"/>
        <w:rPr>
          <w:sz w:val="20"/>
          <w:lang w:eastAsia="zh-CN"/>
        </w:rPr>
      </w:pPr>
      <w:r w:rsidRPr="00F8175E">
        <w:rPr>
          <w:sz w:val="20"/>
          <w:lang w:eastAsia="zh-CN"/>
        </w:rPr>
        <w:t>The OGF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OGF Secretariat.</w:t>
      </w:r>
    </w:p>
    <w:p w:rsidR="00BA052C" w:rsidRPr="00F8175E" w:rsidRDefault="00BA052C">
      <w:pPr>
        <w:rPr>
          <w:sz w:val="20"/>
          <w:lang w:eastAsia="zh-CN"/>
        </w:rPr>
      </w:pPr>
    </w:p>
    <w:p w:rsidR="00BA052C" w:rsidRPr="00F8175E" w:rsidRDefault="00BA052C" w:rsidP="00CD7835">
      <w:pPr>
        <w:jc w:val="both"/>
        <w:rPr>
          <w:sz w:val="20"/>
          <w:lang w:eastAsia="zh-CN"/>
        </w:rPr>
      </w:pPr>
      <w:r w:rsidRPr="00F8175E">
        <w:rPr>
          <w:sz w:val="20"/>
          <w:lang w:eastAsia="zh-CN"/>
        </w:rPr>
        <w:t>The OGF invites any interested party to bring to its attention any copyrights, patents or patent applications, or other proprietary rights which may cover technology that may be required to practice this recommendation.  Please address the information to the OGF Executive Director.</w:t>
      </w:r>
    </w:p>
    <w:p w:rsidR="00BA052C" w:rsidRPr="00F8175E" w:rsidRDefault="00BA052C">
      <w:pPr>
        <w:rPr>
          <w:sz w:val="20"/>
        </w:rPr>
      </w:pPr>
    </w:p>
    <w:p w:rsidR="00BA052C" w:rsidRPr="00F8175E" w:rsidRDefault="00BA052C" w:rsidP="00391710">
      <w:pPr>
        <w:pStyle w:val="Heading1"/>
        <w:numPr>
          <w:numberingChange w:id="674" w:author="Stephen McGough" w:date="2008-07-08T12:05:00Z" w:original="%1:7:0:."/>
        </w:numPr>
      </w:pPr>
      <w:bookmarkStart w:id="675" w:name="_Toc526008661"/>
      <w:bookmarkStart w:id="676" w:name="_Toc77141868"/>
      <w:r w:rsidRPr="00F8175E">
        <w:t>Disclaimer</w:t>
      </w:r>
      <w:bookmarkEnd w:id="676"/>
    </w:p>
    <w:p w:rsidR="00BA052C" w:rsidRPr="00F8175E" w:rsidRDefault="00BA052C" w:rsidP="00CD7835">
      <w:pPr>
        <w:jc w:val="both"/>
        <w:rPr>
          <w:sz w:val="20"/>
        </w:rPr>
      </w:pPr>
      <w:r w:rsidRPr="00F8175E">
        <w:rPr>
          <w:sz w:val="20"/>
        </w:rPr>
        <w:t>This document and the information contained herein is provided on an “As Is” basis and the OGF disclaims all warranties, express or implied, including but not limited to any warranty that the use of the information herein will not infringe any rights or any implied warranties of merchantability or fitness for a particular purpose.</w:t>
      </w:r>
    </w:p>
    <w:p w:rsidR="00BA052C" w:rsidRPr="00F8175E" w:rsidRDefault="00BA052C" w:rsidP="00BA052C">
      <w:pPr>
        <w:rPr>
          <w:sz w:val="20"/>
        </w:rPr>
      </w:pPr>
    </w:p>
    <w:p w:rsidR="00BA052C" w:rsidRPr="00F8175E" w:rsidRDefault="00BA052C" w:rsidP="00391710">
      <w:pPr>
        <w:pStyle w:val="Heading1"/>
        <w:numPr>
          <w:numberingChange w:id="677" w:author="Stephen McGough" w:date="2008-07-08T12:05:00Z" w:original="%1:8:0:."/>
        </w:numPr>
      </w:pPr>
      <w:bookmarkStart w:id="678" w:name="_Toc77141869"/>
      <w:r w:rsidRPr="00F8175E">
        <w:t>Full Copyright Notice</w:t>
      </w:r>
      <w:bookmarkEnd w:id="675"/>
      <w:bookmarkEnd w:id="678"/>
    </w:p>
    <w:p w:rsidR="00BA052C" w:rsidRPr="00F8175E" w:rsidRDefault="00BA052C">
      <w:pPr>
        <w:rPr>
          <w:sz w:val="20"/>
        </w:rPr>
      </w:pPr>
    </w:p>
    <w:p w:rsidR="00BA052C" w:rsidRPr="00F8175E" w:rsidRDefault="00BA052C">
      <w:pPr>
        <w:rPr>
          <w:sz w:val="20"/>
        </w:rPr>
      </w:pPr>
      <w:r w:rsidRPr="00F8175E">
        <w:rPr>
          <w:sz w:val="20"/>
        </w:rPr>
        <w:t>Copyright (C) Open Grid Forum</w:t>
      </w:r>
      <w:r w:rsidR="006229CE" w:rsidRPr="00F8175E">
        <w:rPr>
          <w:sz w:val="20"/>
        </w:rPr>
        <w:t xml:space="preserve"> 2008</w:t>
      </w:r>
      <w:r w:rsidRPr="00F8175E">
        <w:rPr>
          <w:sz w:val="20"/>
        </w:rPr>
        <w:t xml:space="preserve">. All Rights Reserved. </w:t>
      </w:r>
    </w:p>
    <w:p w:rsidR="00BA052C" w:rsidRPr="00F8175E" w:rsidRDefault="00BA052C">
      <w:pPr>
        <w:rPr>
          <w:sz w:val="20"/>
        </w:rPr>
      </w:pPr>
    </w:p>
    <w:p w:rsidR="00BA052C" w:rsidRPr="00F8175E" w:rsidRDefault="00BA052C" w:rsidP="00CD7835">
      <w:pPr>
        <w:jc w:val="both"/>
        <w:rPr>
          <w:sz w:val="20"/>
        </w:rPr>
      </w:pPr>
      <w:r w:rsidRPr="00F8175E">
        <w:rPr>
          <w:sz w:val="2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on all such copies and derivative works. However, this document itself may not be modified in any way, such as by removing the copyright notice or references to the OGF or other organizations, except as needed for the purpose of developing Grid Recommendations in which case the procedures for copyrights defined in the OGF Document process must be followed, or as required to translate it into languages other than English. </w:t>
      </w:r>
    </w:p>
    <w:p w:rsidR="00BA052C" w:rsidRPr="00F8175E" w:rsidRDefault="00BA052C">
      <w:pPr>
        <w:rPr>
          <w:sz w:val="20"/>
        </w:rPr>
      </w:pPr>
    </w:p>
    <w:p w:rsidR="00BA052C" w:rsidRPr="00F8175E" w:rsidRDefault="00BA052C" w:rsidP="00CD7835">
      <w:pPr>
        <w:jc w:val="both"/>
        <w:rPr>
          <w:sz w:val="20"/>
        </w:rPr>
      </w:pPr>
      <w:r w:rsidRPr="00F8175E">
        <w:rPr>
          <w:sz w:val="20"/>
        </w:rPr>
        <w:t>The limited permissions granted above are perpetual and will not be revoked by the OGF or its successors or assignees.</w:t>
      </w:r>
    </w:p>
    <w:p w:rsidR="00BA052C" w:rsidRPr="00F8175E" w:rsidRDefault="00BA052C">
      <w:pPr>
        <w:rPr>
          <w:sz w:val="20"/>
        </w:rPr>
      </w:pPr>
    </w:p>
    <w:p w:rsidR="00BA052C" w:rsidRDefault="00BA052C" w:rsidP="00391710">
      <w:pPr>
        <w:pStyle w:val="Heading1"/>
        <w:numPr>
          <w:numberingChange w:id="679" w:author="Stephen McGough" w:date="2008-07-08T12:05:00Z" w:original="%1:9:0:."/>
        </w:numPr>
        <w:rPr>
          <w:lang w:eastAsia="ja-JP"/>
        </w:rPr>
      </w:pPr>
      <w:bookmarkStart w:id="680" w:name="_Toc77141870"/>
      <w:r w:rsidRPr="00F8175E">
        <w:t>References</w:t>
      </w:r>
      <w:bookmarkEnd w:id="680"/>
    </w:p>
    <w:p w:rsidR="00D21FE3" w:rsidRPr="00D21FE3" w:rsidRDefault="00D21FE3" w:rsidP="009C7734">
      <w:pPr>
        <w:ind w:left="284" w:hangingChars="142" w:hanging="284"/>
        <w:rPr>
          <w:sz w:val="20"/>
          <w:szCs w:val="20"/>
        </w:rPr>
      </w:pPr>
      <w:bookmarkStart w:id="681" w:name="GFD56"/>
      <w:r w:rsidRPr="00D21FE3">
        <w:rPr>
          <w:sz w:val="20"/>
          <w:szCs w:val="20"/>
        </w:rPr>
        <w:t>[</w:t>
      </w:r>
      <w:r w:rsidR="001140AD">
        <w:rPr>
          <w:rFonts w:hint="eastAsia"/>
          <w:sz w:val="20"/>
          <w:szCs w:val="20"/>
          <w:lang w:eastAsia="ja-JP"/>
        </w:rPr>
        <w:t>GFD.56</w:t>
      </w:r>
      <w:r w:rsidRPr="00D21FE3">
        <w:rPr>
          <w:sz w:val="20"/>
          <w:szCs w:val="20"/>
        </w:rPr>
        <w:t>]</w:t>
      </w:r>
      <w:bookmarkEnd w:id="681"/>
      <w:r w:rsidR="001140AD">
        <w:rPr>
          <w:rFonts w:hint="eastAsia"/>
          <w:sz w:val="20"/>
          <w:szCs w:val="20"/>
          <w:lang w:eastAsia="ja-JP"/>
        </w:rPr>
        <w:t xml:space="preserve"> </w:t>
      </w:r>
      <w:r w:rsidRPr="00D21FE3">
        <w:rPr>
          <w:sz w:val="20"/>
          <w:szCs w:val="20"/>
        </w:rPr>
        <w:t>Anjomshoaa, A., Brisard, F., Drescher, M., Fellows, D., Ly, A., McGough, S., Pulsipher, D., and Savva, A. Job Submission Description Language (JSDL), v. 1.0.</w:t>
      </w:r>
      <w:r w:rsidR="001140AD">
        <w:rPr>
          <w:rFonts w:hint="eastAsia"/>
          <w:sz w:val="20"/>
          <w:szCs w:val="20"/>
          <w:lang w:eastAsia="ja-JP"/>
        </w:rPr>
        <w:t xml:space="preserve"> </w:t>
      </w:r>
      <w:r w:rsidRPr="00D21FE3">
        <w:rPr>
          <w:sz w:val="20"/>
          <w:szCs w:val="20"/>
        </w:rPr>
        <w:t xml:space="preserve">GFD-R.056. Available at </w:t>
      </w:r>
      <w:hyperlink r:id="rId11" w:history="1">
        <w:r w:rsidR="001140AD">
          <w:rPr>
            <w:rStyle w:val="Hyperlink"/>
            <w:sz w:val="20"/>
            <w:szCs w:val="20"/>
          </w:rPr>
          <w:t>http://www.ogf.org/documents/GFD.56.pdf</w:t>
        </w:r>
      </w:hyperlink>
      <w:r w:rsidRPr="00D21FE3">
        <w:rPr>
          <w:sz w:val="20"/>
          <w:szCs w:val="20"/>
        </w:rPr>
        <w:t>.</w:t>
      </w:r>
    </w:p>
    <w:p w:rsidR="002768FF" w:rsidRPr="00D21FE3" w:rsidRDefault="00AB7FFC" w:rsidP="002768FF">
      <w:pPr>
        <w:ind w:left="284" w:hangingChars="142" w:hanging="284"/>
        <w:rPr>
          <w:sz w:val="20"/>
          <w:szCs w:val="20"/>
          <w:lang w:eastAsia="ja-JP"/>
        </w:rPr>
      </w:pPr>
      <w:r w:rsidRPr="00D21FE3" w:rsidDel="00AB7FFC">
        <w:rPr>
          <w:sz w:val="20"/>
          <w:szCs w:val="20"/>
        </w:rPr>
        <w:t xml:space="preserve"> </w:t>
      </w:r>
      <w:bookmarkStart w:id="682" w:name="GFD111"/>
      <w:r w:rsidR="002768FF" w:rsidRPr="00D21FE3">
        <w:rPr>
          <w:sz w:val="20"/>
          <w:szCs w:val="20"/>
        </w:rPr>
        <w:t>[</w:t>
      </w:r>
      <w:r w:rsidR="002768FF">
        <w:rPr>
          <w:rFonts w:hint="eastAsia"/>
          <w:sz w:val="20"/>
          <w:szCs w:val="20"/>
          <w:lang w:eastAsia="ja-JP"/>
        </w:rPr>
        <w:t>GFD.111</w:t>
      </w:r>
      <w:r w:rsidR="002768FF" w:rsidRPr="00D21FE3">
        <w:rPr>
          <w:sz w:val="20"/>
          <w:szCs w:val="20"/>
        </w:rPr>
        <w:t>]</w:t>
      </w:r>
      <w:bookmarkEnd w:id="682"/>
      <w:r w:rsidR="002768FF" w:rsidRPr="00D21FE3">
        <w:rPr>
          <w:sz w:val="20"/>
          <w:szCs w:val="20"/>
        </w:rPr>
        <w:t xml:space="preserve"> Humphrey, M., Smith, C., Theimer, M., and Wasson, G. HPC Profile Application Extension v1.0.</w:t>
      </w:r>
      <w:r w:rsidR="002768FF">
        <w:rPr>
          <w:rFonts w:hint="eastAsia"/>
          <w:sz w:val="20"/>
          <w:szCs w:val="20"/>
          <w:lang w:eastAsia="ja-JP"/>
        </w:rPr>
        <w:t xml:space="preserve"> </w:t>
      </w:r>
      <w:r w:rsidR="002768FF" w:rsidRPr="00D21FE3">
        <w:rPr>
          <w:sz w:val="20"/>
          <w:szCs w:val="20"/>
        </w:rPr>
        <w:t xml:space="preserve">GFD-RP.111. Available at </w:t>
      </w:r>
      <w:hyperlink r:id="rId12" w:history="1">
        <w:r w:rsidR="002768FF" w:rsidRPr="00D21FE3">
          <w:rPr>
            <w:rStyle w:val="Hyperlink"/>
            <w:sz w:val="20"/>
            <w:szCs w:val="20"/>
          </w:rPr>
          <w:t>http://www.ogf.org/documents/GFD.111.pdf</w:t>
        </w:r>
      </w:hyperlink>
      <w:r w:rsidR="002768FF" w:rsidRPr="00D21FE3">
        <w:rPr>
          <w:sz w:val="20"/>
          <w:szCs w:val="20"/>
        </w:rPr>
        <w:t>.</w:t>
      </w:r>
    </w:p>
    <w:p w:rsidR="00D21FE3" w:rsidRDefault="00D21FE3" w:rsidP="009C7734">
      <w:pPr>
        <w:ind w:left="284" w:hangingChars="142" w:hanging="284"/>
        <w:rPr>
          <w:sz w:val="20"/>
          <w:szCs w:val="20"/>
          <w:lang w:eastAsia="ja-JP"/>
        </w:rPr>
      </w:pPr>
      <w:bookmarkStart w:id="683" w:name="GFD114"/>
      <w:r w:rsidRPr="00D21FE3">
        <w:rPr>
          <w:sz w:val="20"/>
          <w:szCs w:val="20"/>
        </w:rPr>
        <w:t>[</w:t>
      </w:r>
      <w:r w:rsidR="001140AD">
        <w:rPr>
          <w:rFonts w:hint="eastAsia"/>
          <w:sz w:val="20"/>
          <w:szCs w:val="20"/>
          <w:lang w:eastAsia="ja-JP"/>
        </w:rPr>
        <w:t>GFD.114</w:t>
      </w:r>
      <w:r w:rsidRPr="00D21FE3">
        <w:rPr>
          <w:sz w:val="20"/>
          <w:szCs w:val="20"/>
        </w:rPr>
        <w:t>]</w:t>
      </w:r>
      <w:bookmarkEnd w:id="683"/>
      <w:r w:rsidRPr="00D21FE3">
        <w:rPr>
          <w:sz w:val="20"/>
          <w:szCs w:val="20"/>
        </w:rPr>
        <w:t xml:space="preserve"> Dillaway, B., Humphrey, M., Smith, C., Theimer, M. and Wasson, G. HPC Basic Profile, v. 1.0.</w:t>
      </w:r>
      <w:r w:rsidR="001140AD">
        <w:rPr>
          <w:rFonts w:hint="eastAsia"/>
          <w:sz w:val="20"/>
          <w:szCs w:val="20"/>
          <w:lang w:eastAsia="ja-JP"/>
        </w:rPr>
        <w:t xml:space="preserve"> </w:t>
      </w:r>
      <w:r w:rsidRPr="00D21FE3">
        <w:rPr>
          <w:sz w:val="20"/>
          <w:szCs w:val="20"/>
        </w:rPr>
        <w:t xml:space="preserve">GFD-R-P.114. Available at </w:t>
      </w:r>
      <w:hyperlink r:id="rId13" w:history="1">
        <w:r w:rsidRPr="00D21FE3">
          <w:rPr>
            <w:rStyle w:val="Hyperlink"/>
            <w:sz w:val="20"/>
            <w:szCs w:val="20"/>
          </w:rPr>
          <w:t>http://www.ogf.org/documents/GFD.114.pdf</w:t>
        </w:r>
      </w:hyperlink>
      <w:r w:rsidRPr="00D21FE3">
        <w:rPr>
          <w:sz w:val="20"/>
          <w:szCs w:val="20"/>
        </w:rPr>
        <w:t>.</w:t>
      </w:r>
    </w:p>
    <w:p w:rsidR="002768FF" w:rsidRPr="00D21FE3" w:rsidRDefault="002768FF" w:rsidP="002768FF">
      <w:pPr>
        <w:ind w:left="284" w:hangingChars="142" w:hanging="284"/>
        <w:rPr>
          <w:sz w:val="20"/>
          <w:szCs w:val="20"/>
          <w:lang w:eastAsia="ja-JP"/>
        </w:rPr>
      </w:pPr>
      <w:bookmarkStart w:id="684" w:name="GFD124"/>
      <w:r w:rsidRPr="00D21FE3">
        <w:rPr>
          <w:sz w:val="20"/>
          <w:szCs w:val="20"/>
        </w:rPr>
        <w:t>[</w:t>
      </w:r>
      <w:r>
        <w:rPr>
          <w:rFonts w:hint="eastAsia"/>
          <w:sz w:val="20"/>
          <w:szCs w:val="20"/>
          <w:lang w:eastAsia="ja-JP"/>
        </w:rPr>
        <w:t>GFD.124</w:t>
      </w:r>
      <w:r w:rsidRPr="00D21FE3">
        <w:rPr>
          <w:sz w:val="20"/>
          <w:szCs w:val="20"/>
        </w:rPr>
        <w:t>]</w:t>
      </w:r>
      <w:bookmarkEnd w:id="684"/>
      <w:r w:rsidRPr="00D21FE3">
        <w:rPr>
          <w:sz w:val="20"/>
          <w:szCs w:val="20"/>
        </w:rPr>
        <w:t xml:space="preserve"> Wasson, G. HPC </w:t>
      </w:r>
      <w:r w:rsidRPr="002768FF">
        <w:rPr>
          <w:sz w:val="20"/>
          <w:szCs w:val="20"/>
        </w:rPr>
        <w:t>Interoperability Experiences with the High Performance Computing Basic Profile (HPCBP), Version 1.0</w:t>
      </w:r>
      <w:r w:rsidRPr="00D21FE3">
        <w:rPr>
          <w:sz w:val="20"/>
          <w:szCs w:val="20"/>
        </w:rPr>
        <w:t>.</w:t>
      </w:r>
      <w:r>
        <w:rPr>
          <w:rFonts w:hint="eastAsia"/>
          <w:sz w:val="20"/>
          <w:szCs w:val="20"/>
          <w:lang w:eastAsia="ja-JP"/>
        </w:rPr>
        <w:t xml:space="preserve"> </w:t>
      </w:r>
      <w:r>
        <w:rPr>
          <w:sz w:val="20"/>
          <w:szCs w:val="20"/>
        </w:rPr>
        <w:t>GFD-</w:t>
      </w:r>
      <w:r>
        <w:rPr>
          <w:rFonts w:hint="eastAsia"/>
          <w:sz w:val="20"/>
          <w:szCs w:val="20"/>
          <w:lang w:eastAsia="ja-JP"/>
        </w:rPr>
        <w:t>E</w:t>
      </w:r>
      <w:r>
        <w:rPr>
          <w:sz w:val="20"/>
          <w:szCs w:val="20"/>
        </w:rPr>
        <w:t>.1</w:t>
      </w:r>
      <w:r>
        <w:rPr>
          <w:rFonts w:hint="eastAsia"/>
          <w:sz w:val="20"/>
          <w:szCs w:val="20"/>
          <w:lang w:eastAsia="ja-JP"/>
        </w:rPr>
        <w:t>24</w:t>
      </w:r>
      <w:r w:rsidRPr="00D21FE3">
        <w:rPr>
          <w:sz w:val="20"/>
          <w:szCs w:val="20"/>
        </w:rPr>
        <w:t xml:space="preserve">. Available at </w:t>
      </w:r>
      <w:hyperlink r:id="rId14" w:history="1">
        <w:r w:rsidRPr="00643125">
          <w:rPr>
            <w:rStyle w:val="Hyperlink"/>
            <w:sz w:val="20"/>
            <w:szCs w:val="20"/>
          </w:rPr>
          <w:t>http://www.ogf.org/documents/GFD.1</w:t>
        </w:r>
        <w:r w:rsidRPr="00643125">
          <w:rPr>
            <w:rStyle w:val="Hyperlink"/>
            <w:rFonts w:hint="eastAsia"/>
            <w:sz w:val="20"/>
            <w:szCs w:val="20"/>
            <w:lang w:eastAsia="ja-JP"/>
          </w:rPr>
          <w:t>24</w:t>
        </w:r>
        <w:r w:rsidRPr="00643125">
          <w:rPr>
            <w:rStyle w:val="Hyperlink"/>
            <w:sz w:val="20"/>
            <w:szCs w:val="20"/>
          </w:rPr>
          <w:t>.pdf</w:t>
        </w:r>
      </w:hyperlink>
      <w:r w:rsidRPr="00D21FE3">
        <w:rPr>
          <w:sz w:val="20"/>
          <w:szCs w:val="20"/>
        </w:rPr>
        <w:t>.</w:t>
      </w:r>
    </w:p>
    <w:p w:rsidR="002768FF" w:rsidRPr="00D21FE3" w:rsidRDefault="002768FF" w:rsidP="009C7734">
      <w:pPr>
        <w:ind w:left="284" w:hangingChars="142" w:hanging="284"/>
        <w:rPr>
          <w:sz w:val="20"/>
          <w:szCs w:val="20"/>
          <w:lang w:eastAsia="ja-JP"/>
        </w:rPr>
      </w:pPr>
    </w:p>
    <w:p w:rsidR="00E962E0" w:rsidRPr="00E962E0" w:rsidRDefault="00E962E0" w:rsidP="00E962E0">
      <w:pPr>
        <w:pStyle w:val="AppendixL1"/>
        <w:numPr>
          <w:numberingChange w:id="685" w:author="Stephen McGough" w:date="2008-06-27T10:38:00Z" w:original="Appendix %1:1:0:"/>
        </w:numPr>
      </w:pPr>
      <w:bookmarkStart w:id="686" w:name="_Ref185328656"/>
      <w:bookmarkStart w:id="687" w:name="_Toc197336124"/>
      <w:bookmarkStart w:id="688" w:name="_Toc77141871"/>
      <w:r>
        <w:rPr>
          <w:rFonts w:hint="eastAsia"/>
        </w:rPr>
        <w:t xml:space="preserve">Detailed Description of </w:t>
      </w:r>
      <w:r w:rsidR="00A80D38">
        <w:rPr>
          <w:rFonts w:hint="eastAsia"/>
        </w:rPr>
        <w:t xml:space="preserve">Proposed </w:t>
      </w:r>
      <w:r>
        <w:rPr>
          <w:rFonts w:hint="eastAsia"/>
        </w:rPr>
        <w:t xml:space="preserve">Changes to </w:t>
      </w:r>
      <w:r w:rsidRPr="00E962E0">
        <w:t xml:space="preserve"> GFD.56</w:t>
      </w:r>
      <w:bookmarkEnd w:id="686"/>
      <w:bookmarkEnd w:id="687"/>
      <w:bookmarkEnd w:id="688"/>
    </w:p>
    <w:p w:rsidR="00144CCE" w:rsidRDefault="00E962E0" w:rsidP="00CD7835">
      <w:pPr>
        <w:jc w:val="both"/>
        <w:rPr>
          <w:lang w:eastAsia="ja-JP"/>
        </w:rPr>
      </w:pPr>
      <w:r>
        <w:rPr>
          <w:rFonts w:cs="Arial" w:hint="eastAsia"/>
          <w:sz w:val="20"/>
          <w:szCs w:val="20"/>
          <w:lang w:eastAsia="ja-JP"/>
        </w:rPr>
        <w:t>A number of issues were submitted a</w:t>
      </w:r>
      <w:r w:rsidR="00B237B9">
        <w:rPr>
          <w:rFonts w:cs="Arial" w:hint="eastAsia"/>
          <w:sz w:val="20"/>
          <w:szCs w:val="20"/>
          <w:lang w:eastAsia="ja-JP"/>
        </w:rPr>
        <w:t>fter the publication of GFD.56</w:t>
      </w:r>
      <w:r w:rsidR="00D75638">
        <w:rPr>
          <w:rFonts w:cs="Arial" w:hint="eastAsia"/>
          <w:sz w:val="20"/>
          <w:szCs w:val="20"/>
          <w:lang w:eastAsia="ja-JP"/>
        </w:rPr>
        <w:t xml:space="preserve">. </w:t>
      </w:r>
      <w:r>
        <w:rPr>
          <w:rFonts w:cs="Arial" w:hint="eastAsia"/>
          <w:sz w:val="20"/>
          <w:szCs w:val="20"/>
          <w:lang w:eastAsia="ja-JP"/>
        </w:rPr>
        <w:t>Following is the detailed description of</w:t>
      </w:r>
      <w:r>
        <w:rPr>
          <w:rFonts w:cs="Arial"/>
          <w:sz w:val="20"/>
          <w:szCs w:val="20"/>
        </w:rPr>
        <w:t xml:space="preserve"> changes</w:t>
      </w:r>
      <w:r>
        <w:rPr>
          <w:rFonts w:cs="Arial" w:hint="eastAsia"/>
          <w:sz w:val="20"/>
          <w:szCs w:val="20"/>
          <w:lang w:eastAsia="ja-JP"/>
        </w:rPr>
        <w:t xml:space="preserve"> agreed to in order to resolve these issues.</w:t>
      </w:r>
      <w:r w:rsidR="00AB7FFC">
        <w:rPr>
          <w:rFonts w:cs="Arial" w:hint="eastAsia"/>
          <w:sz w:val="20"/>
          <w:szCs w:val="20"/>
          <w:lang w:eastAsia="ja-JP"/>
        </w:rPr>
        <w:t xml:space="preserve"> </w:t>
      </w:r>
      <w:r w:rsidR="00B237B9">
        <w:rPr>
          <w:rFonts w:cs="Arial" w:hint="eastAsia"/>
          <w:sz w:val="20"/>
          <w:szCs w:val="20"/>
          <w:lang w:eastAsia="ja-JP"/>
        </w:rPr>
        <w:t>Table and Section numbers refer to GFD.56.</w:t>
      </w:r>
    </w:p>
    <w:p w:rsidR="00F60878" w:rsidRPr="00F60878" w:rsidRDefault="00F60878" w:rsidP="00F60878">
      <w:pPr>
        <w:pStyle w:val="Caption"/>
        <w:keepNext/>
        <w:jc w:val="center"/>
        <w:rPr>
          <w:sz w:val="20"/>
          <w:szCs w:val="20"/>
        </w:rPr>
      </w:pPr>
      <w:r w:rsidRPr="00F60878">
        <w:rPr>
          <w:sz w:val="20"/>
          <w:szCs w:val="20"/>
        </w:rPr>
        <w:t xml:space="preserve">Table </w:t>
      </w:r>
      <w:r w:rsidR="0032616F" w:rsidRPr="00F60878">
        <w:rPr>
          <w:sz w:val="20"/>
          <w:szCs w:val="20"/>
        </w:rPr>
        <w:fldChar w:fldCharType="begin"/>
      </w:r>
      <w:r w:rsidRPr="00F60878">
        <w:rPr>
          <w:sz w:val="20"/>
          <w:szCs w:val="20"/>
        </w:rPr>
        <w:instrText xml:space="preserve"> SEQ Table \* ARABIC </w:instrText>
      </w:r>
      <w:r w:rsidR="0032616F" w:rsidRPr="00F60878">
        <w:rPr>
          <w:sz w:val="20"/>
          <w:szCs w:val="20"/>
        </w:rPr>
        <w:fldChar w:fldCharType="separate"/>
      </w:r>
      <w:ins w:id="689" w:author="Stephen McGough" w:date="2008-06-27T10:39:00Z">
        <w:r w:rsidR="0034231A">
          <w:rPr>
            <w:noProof/>
            <w:sz w:val="20"/>
            <w:szCs w:val="20"/>
          </w:rPr>
          <w:t>2</w:t>
        </w:r>
      </w:ins>
      <w:del w:id="690" w:author="Stephen McGough" w:date="2008-06-27T10:39:00Z">
        <w:r w:rsidR="00383AE7" w:rsidDel="0034231A">
          <w:rPr>
            <w:noProof/>
            <w:sz w:val="20"/>
            <w:szCs w:val="20"/>
          </w:rPr>
          <w:delText>2</w:delText>
        </w:r>
      </w:del>
      <w:r w:rsidR="0032616F" w:rsidRPr="00F60878">
        <w:rPr>
          <w:sz w:val="20"/>
          <w:szCs w:val="20"/>
        </w:rPr>
        <w:fldChar w:fldCharType="end"/>
      </w:r>
      <w:r w:rsidRPr="00F60878">
        <w:rPr>
          <w:rFonts w:hint="eastAsia"/>
          <w:sz w:val="20"/>
          <w:szCs w:val="20"/>
          <w:lang w:eastAsia="ja-JP"/>
        </w:rPr>
        <w:t xml:space="preserve">　</w:t>
      </w:r>
      <w:r w:rsidRPr="00F60878">
        <w:rPr>
          <w:sz w:val="20"/>
          <w:szCs w:val="20"/>
          <w:lang w:eastAsia="ja-JP"/>
        </w:rPr>
        <w:t xml:space="preserve">Detailed </w:t>
      </w:r>
      <w:r>
        <w:rPr>
          <w:sz w:val="20"/>
          <w:szCs w:val="20"/>
          <w:lang w:eastAsia="ja-JP"/>
        </w:rPr>
        <w:t xml:space="preserve">Description of </w:t>
      </w:r>
      <w:r>
        <w:rPr>
          <w:rFonts w:hint="eastAsia"/>
          <w:sz w:val="20"/>
          <w:szCs w:val="20"/>
          <w:lang w:eastAsia="ja-JP"/>
        </w:rPr>
        <w:t xml:space="preserve">Proposed </w:t>
      </w:r>
      <w:r>
        <w:rPr>
          <w:sz w:val="20"/>
          <w:szCs w:val="20"/>
          <w:lang w:eastAsia="ja-JP"/>
        </w:rPr>
        <w:t xml:space="preserve">Changes </w:t>
      </w:r>
      <w:r>
        <w:rPr>
          <w:rFonts w:hint="eastAsia"/>
          <w:sz w:val="20"/>
          <w:szCs w:val="20"/>
          <w:lang w:eastAsia="ja-JP"/>
        </w:rPr>
        <w:t>to GFD.56</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tblPr>
      <w:tblGrid>
        <w:gridCol w:w="4446"/>
        <w:gridCol w:w="4410"/>
      </w:tblGrid>
      <w:tr w:rsidR="00E962E0" w:rsidRPr="00E962E0">
        <w:trPr>
          <w:tblHeader/>
        </w:trPr>
        <w:tc>
          <w:tcPr>
            <w:tcW w:w="4446" w:type="dxa"/>
            <w:shd w:val="solid" w:color="000000" w:fill="FFFFFF"/>
          </w:tcPr>
          <w:p w:rsidR="00E962E0" w:rsidRPr="00E962E0" w:rsidRDefault="00E962E0" w:rsidP="00CB6525">
            <w:pPr>
              <w:rPr>
                <w:rFonts w:cs="Arial"/>
                <w:b/>
                <w:bCs/>
                <w:sz w:val="20"/>
                <w:szCs w:val="20"/>
              </w:rPr>
            </w:pPr>
            <w:r w:rsidRPr="00E962E0">
              <w:rPr>
                <w:rFonts w:cs="Arial"/>
                <w:b/>
                <w:bCs/>
                <w:sz w:val="20"/>
                <w:szCs w:val="20"/>
              </w:rPr>
              <w:t>Document Section</w:t>
            </w:r>
          </w:p>
        </w:tc>
        <w:tc>
          <w:tcPr>
            <w:tcW w:w="4410" w:type="dxa"/>
            <w:shd w:val="solid" w:color="000000" w:fill="FFFFFF"/>
          </w:tcPr>
          <w:p w:rsidR="00E962E0" w:rsidRPr="00E962E0" w:rsidRDefault="00E962E0" w:rsidP="00CB6525">
            <w:pPr>
              <w:rPr>
                <w:rFonts w:cs="Arial"/>
                <w:b/>
                <w:bCs/>
                <w:sz w:val="20"/>
                <w:szCs w:val="20"/>
              </w:rPr>
            </w:pPr>
            <w:r w:rsidRPr="00E962E0">
              <w:rPr>
                <w:rFonts w:cs="Arial"/>
                <w:b/>
                <w:bCs/>
                <w:sz w:val="20"/>
                <w:szCs w:val="20"/>
              </w:rPr>
              <w:t>Description of Change</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 xml:space="preserve">Table 2-1 Prefixes and namespaces used in this specification. </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jsdl-errata namespace</w:t>
            </w:r>
          </w:p>
        </w:tc>
      </w:tr>
      <w:tr w:rsidR="00E962E0" w:rsidRPr="00E962E0">
        <w:tc>
          <w:tcPr>
            <w:tcW w:w="4446" w:type="dxa"/>
            <w:shd w:val="clear" w:color="auto" w:fill="auto"/>
          </w:tcPr>
          <w:p w:rsidR="00E962E0" w:rsidRPr="00E962E0" w:rsidRDefault="00E962E0" w:rsidP="00B237B9">
            <w:pPr>
              <w:rPr>
                <w:rFonts w:cs="Arial"/>
                <w:sz w:val="20"/>
                <w:szCs w:val="20"/>
              </w:rPr>
            </w:pPr>
            <w:r w:rsidRPr="00E962E0">
              <w:rPr>
                <w:rFonts w:cs="Arial"/>
                <w:sz w:val="20"/>
                <w:szCs w:val="20"/>
              </w:rPr>
              <w:t xml:space="preserve">Sections </w:t>
            </w:r>
            <w:r w:rsidR="00B237B9">
              <w:rPr>
                <w:rFonts w:cs="Arial" w:hint="eastAsia"/>
                <w:sz w:val="20"/>
                <w:szCs w:val="20"/>
                <w:lang w:eastAsia="ja-JP"/>
              </w:rPr>
              <w:t>5.2.4</w:t>
            </w:r>
            <w:r w:rsidRPr="00E962E0">
              <w:rPr>
                <w:rFonts w:cs="Arial"/>
                <w:sz w:val="20"/>
                <w:szCs w:val="20"/>
              </w:rPr>
              <w:t xml:space="preserve">CreationFlagEnumeration Type, </w:t>
            </w:r>
            <w:r w:rsidR="00B237B9">
              <w:rPr>
                <w:rFonts w:cs="Arial" w:hint="eastAsia"/>
                <w:sz w:val="20"/>
                <w:szCs w:val="20"/>
                <w:lang w:eastAsia="ja-JP"/>
              </w:rPr>
              <w:t xml:space="preserve">6.5.4.1 </w:t>
            </w:r>
            <w:r w:rsidRPr="00E962E0">
              <w:rPr>
                <w:rFonts w:cs="Arial"/>
                <w:sz w:val="20"/>
                <w:szCs w:val="20"/>
              </w:rPr>
              <w:t>Definition of CreationFlag</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Clarification on CreationFlagdontOverwrite semantics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5.2.5 RangeValue_Type Type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Minor clarifications on the definition and usage of the epsilon attribute</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In a number of Example sections</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Fixed miscapitalized range Exact </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6.1.1.6 Example of JobDefinition</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Fixed minor error in example</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6.2.3 JobAnnotation</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deprecation note to this element</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6.4.1 Resources, 6.4.16 - 6.4.27</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note and cross-reference on relation between Individual and Total elements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6.4.1.5 Pseudo Schema of Resources</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Fixed misspelling of ExclusiveExecution</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6.4.4 FileSystem</w:t>
            </w:r>
          </w:p>
        </w:tc>
        <w:tc>
          <w:tcPr>
            <w:tcW w:w="4410" w:type="dxa"/>
            <w:shd w:val="clear" w:color="auto" w:fill="auto"/>
          </w:tcPr>
          <w:p w:rsidR="00E962E0" w:rsidRPr="00E962E0" w:rsidRDefault="00E962E0" w:rsidP="00E962E0">
            <w:pPr>
              <w:numPr>
                <w:ilvl w:val="0"/>
                <w:numId w:val="22"/>
                <w:numberingChange w:id="691" w:author="Stephen McGough" w:date="2008-06-27T10:38:00Z" w:original=""/>
              </w:numPr>
              <w:rPr>
                <w:rFonts w:cs="Arial"/>
                <w:sz w:val="20"/>
                <w:szCs w:val="20"/>
              </w:rPr>
            </w:pPr>
            <w:r w:rsidRPr="00E962E0">
              <w:rPr>
                <w:rFonts w:cs="Arial"/>
                <w:sz w:val="20"/>
                <w:szCs w:val="20"/>
              </w:rPr>
              <w:t>Added clarification that there is no expectation that a specific configuration action has to be carried out to satisfy this element</w:t>
            </w:r>
          </w:p>
          <w:p w:rsidR="00E962E0" w:rsidRPr="00E962E0" w:rsidRDefault="00E962E0" w:rsidP="00E962E0">
            <w:pPr>
              <w:numPr>
                <w:ilvl w:val="0"/>
                <w:numId w:val="22"/>
                <w:numberingChange w:id="692" w:author="Stephen McGough" w:date="2008-06-27T10:38:00Z" w:original=""/>
              </w:numPr>
              <w:rPr>
                <w:rFonts w:cs="Arial"/>
                <w:sz w:val="20"/>
                <w:szCs w:val="20"/>
              </w:rPr>
            </w:pPr>
            <w:r w:rsidRPr="00E962E0">
              <w:rPr>
                <w:rFonts w:cs="Arial"/>
                <w:sz w:val="20"/>
                <w:szCs w:val="20"/>
              </w:rPr>
              <w:t>Added Security Consideration section explaining ROOT may not be available</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6.4.4.5 Pseudo Schema of FileSystem</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Updated order of elements in the pseudo schema order to match the normative schema</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6.4.4.6 Well-known FileSystem names</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Changed text to make the provided definitions normative, rather than just examples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6.4.4 to 6.4.8, Examples using MountSource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Modified examples to use the jsdl-errata schema</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6.4.4. to 6.4.8, Examples using FileSystem</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Updated examples to use the correct order of elements (same as the corrected pseudo schema)</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6.4.5 Mountpoint, 6.5.2 FileName, 8.1.3 Argument, 8.1.4 Input, 8.1.5 Output, 8.1.6 Error, 8.1.7 WorkingDirectory, 8.1.8 Environment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Security Consideration section with details of problematic characters in pathnames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6.4.5 Mountpoint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Added Security Consideration section: stepping out of a mountpoint may be prohibited </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6.4.4.6 MounSource, 6.4.4.8 FileSystemType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Fixed minor error in examples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6.4.6 MountSource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Added note that the element was accidentally missing from the JSDL 1.0 schema. </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6.4.7 DiskSpace of FileSystem</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 that it refers to “free” space on the filesystem</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6.4.17 IndividualCPUTime, 6.4.23 TotalCPUTime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various clarifications on the expected meaning of these elements when values specify upper or lower bounds, etc.</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6.4.18 IndividualCPUCount, 6.4.21 IndividualVirtualMemory, 6.4.22 IndividualDiskSpace, 6.4.27 TotalDiskSpace</w:t>
            </w:r>
          </w:p>
        </w:tc>
        <w:tc>
          <w:tcPr>
            <w:tcW w:w="4410" w:type="dxa"/>
            <w:shd w:val="clear" w:color="auto" w:fill="auto"/>
          </w:tcPr>
          <w:p w:rsidR="00E962E0" w:rsidRPr="00E962E0" w:rsidRDefault="00E962E0" w:rsidP="00CB6525">
            <w:pPr>
              <w:tabs>
                <w:tab w:val="left" w:pos="520"/>
              </w:tabs>
              <w:rPr>
                <w:rFonts w:cs="Arial"/>
                <w:sz w:val="20"/>
                <w:szCs w:val="20"/>
              </w:rPr>
            </w:pPr>
            <w:r w:rsidRPr="00E962E0">
              <w:rPr>
                <w:rFonts w:cs="Arial"/>
                <w:sz w:val="20"/>
                <w:szCs w:val="20"/>
              </w:rPr>
              <w:t>Minor text change that these elements specify requirements rather than allocations in line with other Resources elements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6.4.18 IndividualCPUCount, 6.4.24 TotalCPUCount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non-normative interoperability note on usage of fractional values</w:t>
            </w:r>
          </w:p>
        </w:tc>
      </w:tr>
      <w:tr w:rsidR="00E962E0" w:rsidRPr="00E962E0">
        <w:tc>
          <w:tcPr>
            <w:tcW w:w="4446" w:type="dxa"/>
            <w:shd w:val="clear" w:color="auto" w:fill="auto"/>
          </w:tcPr>
          <w:p w:rsidR="00E962E0" w:rsidRPr="00E962E0" w:rsidRDefault="00E962E0" w:rsidP="00CB6525">
            <w:pPr>
              <w:tabs>
                <w:tab w:val="left" w:pos="1168"/>
              </w:tabs>
              <w:rPr>
                <w:rFonts w:cs="Arial"/>
                <w:sz w:val="20"/>
                <w:szCs w:val="20"/>
              </w:rPr>
            </w:pPr>
            <w:r w:rsidRPr="00E962E0">
              <w:rPr>
                <w:rFonts w:cs="Arial"/>
                <w:sz w:val="20"/>
                <w:szCs w:val="20"/>
              </w:rPr>
              <w:t>Section 6.4.19 IndividualNetworkBandwidth</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 that this element refers to the maximum (nominal) bandwidth of a single network interface; and that multiple network interfaces are out of scope of the specification</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6.4.20 IndividualPhysicalMemory, 6.4.21 IndividualVirtualMemory, 6.4.25 TotalPhysicalMemory, 6.4.26 TotalVirtualMemory</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Changed text to specify that these requirements refer to the configured amount of memory</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6.4.22 IndividualDiskSpace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 that it refers to the raw disk capacity</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6.4.27 TotalDiskSpace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 that it refers to the total raw disk capacity across all resources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6.5.1 DataStaging</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text to specify the expected behavior when both Source and Target are not present</w:t>
            </w:r>
          </w:p>
        </w:tc>
      </w:tr>
      <w:tr w:rsidR="00E962E0" w:rsidRPr="00E962E0">
        <w:tc>
          <w:tcPr>
            <w:tcW w:w="4446" w:type="dxa"/>
            <w:shd w:val="clear" w:color="auto" w:fill="auto"/>
          </w:tcPr>
          <w:p w:rsidR="00E962E0" w:rsidRPr="00E962E0" w:rsidRDefault="00E962E0" w:rsidP="00CB6525">
            <w:pPr>
              <w:rPr>
                <w:rFonts w:cs="Arial"/>
                <w:sz w:val="20"/>
                <w:szCs w:val="20"/>
                <w:lang w:eastAsia="ja-JP"/>
              </w:rPr>
            </w:pPr>
            <w:r w:rsidRPr="00E962E0">
              <w:rPr>
                <w:rFonts w:cs="Arial"/>
                <w:sz w:val="20"/>
                <w:szCs w:val="20"/>
                <w:lang w:eastAsia="ja-JP"/>
              </w:rPr>
              <w:t>Sections 6.5.1.6, 6.5.3.6, 6.5.4.6, 6.5.5.6, 6.5.6.6 and 6.5.8.6. Examples using DataStaging</w:t>
            </w:r>
          </w:p>
        </w:tc>
        <w:tc>
          <w:tcPr>
            <w:tcW w:w="4410" w:type="dxa"/>
            <w:shd w:val="clear" w:color="auto" w:fill="auto"/>
          </w:tcPr>
          <w:p w:rsidR="00E962E0" w:rsidRPr="00E962E0" w:rsidRDefault="00E962E0" w:rsidP="00CB6525">
            <w:pPr>
              <w:rPr>
                <w:rFonts w:cs="Arial"/>
                <w:sz w:val="20"/>
                <w:szCs w:val="20"/>
                <w:lang w:eastAsia="ja-JP"/>
              </w:rPr>
            </w:pPr>
            <w:r w:rsidRPr="00E962E0">
              <w:rPr>
                <w:rFonts w:cs="Arial"/>
                <w:sz w:val="20"/>
                <w:szCs w:val="20"/>
              </w:rPr>
              <w:t>Updated examples to use the correct order of elements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6.5.3 FilesystemName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Changed capitalization of the element name to match the normative schema</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8.1.3 Argument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Added clarifications: </w:t>
            </w:r>
          </w:p>
          <w:p w:rsidR="00E962E0" w:rsidRPr="00E962E0" w:rsidRDefault="00E962E0" w:rsidP="00E962E0">
            <w:pPr>
              <w:numPr>
                <w:ilvl w:val="0"/>
                <w:numId w:val="21"/>
                <w:numberingChange w:id="693" w:author="Stephen McGough" w:date="2008-06-27T10:38:00Z" w:original="%1:1:0:."/>
              </w:numPr>
              <w:rPr>
                <w:rFonts w:cs="Arial"/>
                <w:sz w:val="20"/>
                <w:szCs w:val="20"/>
              </w:rPr>
            </w:pPr>
            <w:r w:rsidRPr="00E962E0">
              <w:rPr>
                <w:rFonts w:cs="Arial"/>
                <w:sz w:val="20"/>
                <w:szCs w:val="20"/>
              </w:rPr>
              <w:t>An empty Argument element must map to an empty argument passed to the application</w:t>
            </w:r>
          </w:p>
          <w:p w:rsidR="00E962E0" w:rsidRPr="00E962E0" w:rsidRDefault="00E962E0" w:rsidP="00E962E0">
            <w:pPr>
              <w:numPr>
                <w:ilvl w:val="0"/>
                <w:numId w:val="21"/>
                <w:numberingChange w:id="694" w:author="Stephen McGough" w:date="2008-06-27T10:38:00Z" w:original="%1:2:0:."/>
              </w:numPr>
              <w:rPr>
                <w:rFonts w:cs="Arial"/>
                <w:sz w:val="20"/>
                <w:szCs w:val="20"/>
              </w:rPr>
            </w:pPr>
            <w:r w:rsidRPr="00E962E0">
              <w:rPr>
                <w:rFonts w:cs="Arial"/>
                <w:sz w:val="20"/>
                <w:szCs w:val="20"/>
              </w:rPr>
              <w:t>The order that arguments are passed to the application must match the order in the XML</w:t>
            </w:r>
          </w:p>
          <w:p w:rsidR="00E962E0" w:rsidRPr="00E962E0" w:rsidRDefault="00E962E0" w:rsidP="00CB6525">
            <w:pPr>
              <w:rPr>
                <w:rFonts w:cs="Arial"/>
                <w:sz w:val="20"/>
                <w:szCs w:val="20"/>
              </w:rPr>
            </w:pPr>
            <w:r w:rsidRPr="00E962E0">
              <w:rPr>
                <w:rFonts w:cs="Arial"/>
                <w:sz w:val="20"/>
                <w:szCs w:val="20"/>
              </w:rPr>
              <w:t xml:space="preserve">Minor terminology change: “collapsed” to “combined” </w:t>
            </w:r>
          </w:p>
          <w:p w:rsidR="00E962E0" w:rsidRPr="00E962E0" w:rsidRDefault="00E962E0" w:rsidP="00CB6525">
            <w:pPr>
              <w:rPr>
                <w:rFonts w:cs="Arial"/>
                <w:sz w:val="20"/>
                <w:szCs w:val="20"/>
              </w:rPr>
            </w:pPr>
            <w:r w:rsidRPr="00E962E0">
              <w:rPr>
                <w:rFonts w:cs="Arial"/>
                <w:sz w:val="20"/>
                <w:szCs w:val="20"/>
              </w:rPr>
              <w:t>Added note that the type of this element may change to a string in future versions.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Sections 8.1.5 Output, and 8.1.6 Error</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Fixed minor error in examples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Section 8.1.8 Environment</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clarifications</w:t>
            </w:r>
          </w:p>
          <w:p w:rsidR="00E962E0" w:rsidRPr="00E962E0" w:rsidRDefault="00E962E0" w:rsidP="00E962E0">
            <w:pPr>
              <w:numPr>
                <w:ilvl w:val="0"/>
                <w:numId w:val="23"/>
                <w:numberingChange w:id="695" w:author="Stephen McGough" w:date="2008-06-27T10:38:00Z" w:original=""/>
              </w:numPr>
              <w:rPr>
                <w:rFonts w:cs="Arial"/>
                <w:sz w:val="20"/>
                <w:szCs w:val="20"/>
              </w:rPr>
            </w:pPr>
            <w:r w:rsidRPr="00E962E0">
              <w:rPr>
                <w:rFonts w:cs="Arial"/>
                <w:sz w:val="20"/>
                <w:szCs w:val="20"/>
              </w:rPr>
              <w:t>Values are literal; and any other interpretation is implementation dependent and not interoperable.</w:t>
            </w:r>
          </w:p>
          <w:p w:rsidR="00E962E0" w:rsidRPr="00E962E0" w:rsidRDefault="00E962E0" w:rsidP="00E962E0">
            <w:pPr>
              <w:numPr>
                <w:ilvl w:val="0"/>
                <w:numId w:val="23"/>
                <w:numberingChange w:id="696" w:author="Stephen McGough" w:date="2008-06-27T10:38:00Z" w:original=""/>
              </w:numPr>
              <w:rPr>
                <w:rFonts w:cs="Arial"/>
                <w:sz w:val="20"/>
                <w:szCs w:val="20"/>
              </w:rPr>
            </w:pPr>
            <w:r w:rsidRPr="00E962E0">
              <w:rPr>
                <w:rFonts w:cs="Arial"/>
                <w:sz w:val="20"/>
                <w:szCs w:val="20"/>
              </w:rPr>
              <w:t>The order they are set in the execution environment SHOULD be the same as in the XML</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References</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Updated URI citation to RFC3986</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Appendices 1. Normative JSDL, 2. PosixApplication schema</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OGF copyright notice to the schemas</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Appendix 3 JSDL Errata Schema</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JSDL Errata schema to define missing MountSource element</w:t>
            </w:r>
          </w:p>
        </w:tc>
      </w:tr>
      <w:tr w:rsidR="00E962E0" w:rsidRPr="00E962E0">
        <w:tc>
          <w:tcPr>
            <w:tcW w:w="4446" w:type="dxa"/>
            <w:shd w:val="clear" w:color="auto" w:fill="auto"/>
          </w:tcPr>
          <w:p w:rsidR="00E962E0" w:rsidRPr="00E962E0" w:rsidRDefault="00E962E0" w:rsidP="00CB6525">
            <w:pPr>
              <w:rPr>
                <w:rFonts w:cs="Arial"/>
                <w:sz w:val="20"/>
                <w:szCs w:val="20"/>
              </w:rPr>
            </w:pPr>
            <w:r w:rsidRPr="00E962E0">
              <w:rPr>
                <w:rFonts w:cs="Arial"/>
                <w:sz w:val="20"/>
                <w:szCs w:val="20"/>
              </w:rPr>
              <w:t>Appendix 5 Detailed Document Change History</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Added as part of errata release</w:t>
            </w:r>
          </w:p>
        </w:tc>
      </w:tr>
      <w:tr w:rsidR="00E962E0" w:rsidRPr="00E962E0">
        <w:tc>
          <w:tcPr>
            <w:tcW w:w="4446" w:type="dxa"/>
            <w:shd w:val="clear" w:color="auto" w:fill="auto"/>
          </w:tcPr>
          <w:p w:rsidR="00E962E0" w:rsidRPr="00E962E0" w:rsidRDefault="00E962E0" w:rsidP="00CB6525">
            <w:pPr>
              <w:rPr>
                <w:rFonts w:cs="Arial"/>
                <w:sz w:val="20"/>
                <w:szCs w:val="20"/>
                <w:highlight w:val="yellow"/>
              </w:rPr>
            </w:pPr>
            <w:r w:rsidRPr="00E962E0">
              <w:rPr>
                <w:rFonts w:cs="Arial"/>
                <w:sz w:val="20"/>
                <w:szCs w:val="20"/>
              </w:rPr>
              <w:t>Document at large</w:t>
            </w:r>
          </w:p>
        </w:tc>
        <w:tc>
          <w:tcPr>
            <w:tcW w:w="4410" w:type="dxa"/>
            <w:shd w:val="clear" w:color="auto" w:fill="auto"/>
          </w:tcPr>
          <w:p w:rsidR="00E962E0" w:rsidRPr="00E962E0" w:rsidRDefault="00E962E0" w:rsidP="00CB6525">
            <w:pPr>
              <w:rPr>
                <w:rFonts w:cs="Arial"/>
                <w:sz w:val="20"/>
                <w:szCs w:val="20"/>
              </w:rPr>
            </w:pPr>
            <w:r w:rsidRPr="00E962E0">
              <w:rPr>
                <w:rFonts w:cs="Arial"/>
                <w:sz w:val="20"/>
                <w:szCs w:val="20"/>
              </w:rPr>
              <w:t xml:space="preserve">Minor </w:t>
            </w:r>
            <w:r w:rsidRPr="00E962E0" w:rsidDel="00106FC3">
              <w:rPr>
                <w:rFonts w:cs="Arial"/>
                <w:sz w:val="20"/>
                <w:szCs w:val="20"/>
              </w:rPr>
              <w:t>t</w:t>
            </w:r>
            <w:r w:rsidRPr="00E962E0">
              <w:rPr>
                <w:rFonts w:cs="Arial"/>
                <w:sz w:val="20"/>
                <w:szCs w:val="20"/>
              </w:rPr>
              <w:t>ext formatting changes, particularly removing smart quotes from XML text, for consistency</w:t>
            </w:r>
          </w:p>
        </w:tc>
      </w:tr>
    </w:tbl>
    <w:p w:rsidR="003B4277" w:rsidRPr="00E962E0" w:rsidRDefault="003B4277" w:rsidP="00E962E0">
      <w:pPr>
        <w:pStyle w:val="JSDLAppendix"/>
        <w:numPr>
          <w:numberingChange w:id="697" w:author="Stephen McGough" w:date="2008-06-27T10:38:00Z" w:original="Appendix %1:2:0:"/>
        </w:numPr>
      </w:pPr>
      <w:bookmarkStart w:id="698" w:name="_Toc77141872"/>
      <w:r w:rsidRPr="003B4277">
        <w:rPr>
          <w:rFonts w:eastAsia="Times New Roman" w:cs="Arial"/>
          <w:bCs w:val="0"/>
          <w:sz w:val="20"/>
        </w:rPr>
        <w:t>Adoption of JSDL by projects and other groups</w:t>
      </w:r>
      <w:bookmarkEnd w:id="698"/>
    </w:p>
    <w:p w:rsidR="003C06C5" w:rsidRPr="003C06C5" w:rsidRDefault="003C06C5" w:rsidP="00CD7835">
      <w:pPr>
        <w:jc w:val="both"/>
        <w:rPr>
          <w:sz w:val="20"/>
          <w:szCs w:val="20"/>
          <w:lang w:eastAsia="ja-JP"/>
        </w:rPr>
      </w:pPr>
      <w:r w:rsidRPr="003C06C5">
        <w:rPr>
          <w:sz w:val="20"/>
          <w:szCs w:val="20"/>
        </w:rPr>
        <w:t xml:space="preserve">The </w:t>
      </w:r>
      <w:r w:rsidR="00A118B1">
        <w:rPr>
          <w:sz w:val="20"/>
          <w:szCs w:val="20"/>
        </w:rPr>
        <w:t>following</w:t>
      </w:r>
      <w:r w:rsidR="00AB7FFC">
        <w:rPr>
          <w:rFonts w:hint="eastAsia"/>
          <w:sz w:val="20"/>
          <w:szCs w:val="20"/>
          <w:lang w:eastAsia="ja-JP"/>
        </w:rPr>
        <w:t xml:space="preserve"> </w:t>
      </w:r>
      <w:r w:rsidR="0044394C">
        <w:rPr>
          <w:sz w:val="20"/>
          <w:szCs w:val="20"/>
        </w:rPr>
        <w:t xml:space="preserve">have implemented JSDL 1.0 and have participated in interoperability testing of </w:t>
      </w:r>
      <w:r w:rsidRPr="003C06C5">
        <w:rPr>
          <w:sz w:val="20"/>
          <w:szCs w:val="20"/>
        </w:rPr>
        <w:t xml:space="preserve">the </w:t>
      </w:r>
      <w:r w:rsidRPr="003C06C5">
        <w:rPr>
          <w:sz w:val="20"/>
          <w:szCs w:val="20"/>
          <w:lang w:eastAsia="ja-JP"/>
        </w:rPr>
        <w:t xml:space="preserve">JSDL subset that is part of the </w:t>
      </w:r>
      <w:r w:rsidRPr="003C06C5">
        <w:rPr>
          <w:sz w:val="20"/>
          <w:szCs w:val="20"/>
        </w:rPr>
        <w:t>HPC</w:t>
      </w:r>
      <w:r w:rsidRPr="003C06C5">
        <w:rPr>
          <w:sz w:val="20"/>
          <w:szCs w:val="20"/>
          <w:lang w:eastAsia="ja-JP"/>
        </w:rPr>
        <w:t xml:space="preserve"> Basic</w:t>
      </w:r>
      <w:r>
        <w:rPr>
          <w:sz w:val="20"/>
          <w:szCs w:val="20"/>
        </w:rPr>
        <w:t xml:space="preserve"> profile</w:t>
      </w:r>
      <w:r w:rsidR="00756279">
        <w:rPr>
          <w:rFonts w:hint="eastAsia"/>
          <w:sz w:val="20"/>
          <w:szCs w:val="20"/>
          <w:lang w:eastAsia="ja-JP"/>
        </w:rPr>
        <w:t xml:space="preserve">. (Source </w:t>
      </w:r>
      <w:r w:rsidR="00756279">
        <w:rPr>
          <w:sz w:val="20"/>
          <w:szCs w:val="20"/>
          <w:lang w:eastAsia="ja-JP"/>
        </w:rPr>
        <w:t>“</w:t>
      </w:r>
      <w:r w:rsidR="00756279" w:rsidRPr="00756279">
        <w:rPr>
          <w:sz w:val="20"/>
          <w:szCs w:val="20"/>
          <w:lang w:eastAsia="ja-JP"/>
        </w:rPr>
        <w:t>Interoperability Experiences with the High Performance Computing Basic Profile (HPCBP), Version 1.0</w:t>
      </w:r>
      <w:r w:rsidR="00756279">
        <w:rPr>
          <w:sz w:val="20"/>
          <w:szCs w:val="20"/>
          <w:lang w:eastAsia="ja-JP"/>
        </w:rPr>
        <w:t>”</w:t>
      </w:r>
      <w:r w:rsidR="0032616F">
        <w:rPr>
          <w:sz w:val="20"/>
          <w:szCs w:val="20"/>
          <w:highlight w:val="yellow"/>
          <w:lang w:eastAsia="ja-JP"/>
        </w:rPr>
        <w:fldChar w:fldCharType="begin"/>
      </w:r>
      <w:r w:rsidR="00AB7FFC">
        <w:rPr>
          <w:sz w:val="20"/>
          <w:szCs w:val="20"/>
          <w:lang w:eastAsia="ja-JP"/>
        </w:rPr>
        <w:instrText xml:space="preserve"> REF GFD124 \h </w:instrText>
      </w:r>
      <w:r w:rsidR="006C76D5" w:rsidRPr="0032616F">
        <w:rPr>
          <w:sz w:val="20"/>
          <w:szCs w:val="20"/>
          <w:highlight w:val="yellow"/>
          <w:lang w:eastAsia="ja-JP"/>
        </w:rPr>
      </w:r>
      <w:r w:rsidR="0032616F">
        <w:rPr>
          <w:sz w:val="20"/>
          <w:szCs w:val="20"/>
          <w:highlight w:val="yellow"/>
          <w:lang w:eastAsia="ja-JP"/>
        </w:rPr>
        <w:fldChar w:fldCharType="separate"/>
      </w:r>
      <w:ins w:id="699" w:author="Stephen McGough" w:date="2008-06-27T10:39:00Z">
        <w:r w:rsidR="0034231A" w:rsidRPr="00D21FE3">
          <w:rPr>
            <w:sz w:val="20"/>
            <w:szCs w:val="20"/>
          </w:rPr>
          <w:t>[</w:t>
        </w:r>
        <w:r w:rsidR="0034231A">
          <w:rPr>
            <w:rFonts w:hint="eastAsia"/>
            <w:sz w:val="20"/>
            <w:szCs w:val="20"/>
            <w:lang w:eastAsia="ja-JP"/>
          </w:rPr>
          <w:t>GFD.124</w:t>
        </w:r>
        <w:r w:rsidR="0034231A" w:rsidRPr="00D21FE3">
          <w:rPr>
            <w:sz w:val="20"/>
            <w:szCs w:val="20"/>
          </w:rPr>
          <w:t>]</w:t>
        </w:r>
      </w:ins>
      <w:del w:id="700" w:author="Stephen McGough" w:date="2008-06-27T10:39:00Z">
        <w:r w:rsidR="00383AE7" w:rsidRPr="00D21FE3" w:rsidDel="0034231A">
          <w:rPr>
            <w:sz w:val="20"/>
            <w:szCs w:val="20"/>
          </w:rPr>
          <w:delText>[</w:delText>
        </w:r>
        <w:r w:rsidR="00383AE7" w:rsidDel="0034231A">
          <w:rPr>
            <w:rFonts w:hint="eastAsia"/>
            <w:sz w:val="20"/>
            <w:szCs w:val="20"/>
            <w:lang w:eastAsia="ja-JP"/>
          </w:rPr>
          <w:delText>GFD.124</w:delText>
        </w:r>
        <w:r w:rsidR="00383AE7" w:rsidRPr="00D21FE3" w:rsidDel="0034231A">
          <w:rPr>
            <w:sz w:val="20"/>
            <w:szCs w:val="20"/>
          </w:rPr>
          <w:delText>]</w:delText>
        </w:r>
      </w:del>
      <w:r w:rsidR="0032616F">
        <w:rPr>
          <w:sz w:val="20"/>
          <w:szCs w:val="20"/>
          <w:highlight w:val="yellow"/>
          <w:lang w:eastAsia="ja-JP"/>
        </w:rPr>
        <w:fldChar w:fldCharType="end"/>
      </w:r>
      <w:r w:rsidR="00756279">
        <w:rPr>
          <w:rFonts w:hint="eastAsia"/>
          <w:sz w:val="20"/>
          <w:szCs w:val="20"/>
          <w:lang w:eastAsia="ja-JP"/>
        </w:rPr>
        <w:t>)</w:t>
      </w:r>
      <w:r>
        <w:rPr>
          <w:rFonts w:hint="eastAsia"/>
          <w:sz w:val="20"/>
          <w:szCs w:val="20"/>
          <w:lang w:eastAsia="ja-JP"/>
        </w:rPr>
        <w:t>.</w:t>
      </w:r>
    </w:p>
    <w:p w:rsidR="003C06C5" w:rsidRDefault="003C06C5" w:rsidP="00FB6E31">
      <w:pPr>
        <w:pStyle w:val="ListParagraph"/>
        <w:numPr>
          <w:ilvl w:val="0"/>
          <w:numId w:val="13"/>
          <w:numberingChange w:id="701"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University of Virginia e-Science Group</w:t>
      </w:r>
      <w:r w:rsidR="00A118B1">
        <w:rPr>
          <w:rFonts w:cs="Arial" w:hint="eastAsia"/>
          <w:sz w:val="20"/>
          <w:szCs w:val="20"/>
          <w:lang w:eastAsia="ja-JP"/>
        </w:rPr>
        <w:t xml:space="preserve"> (.NET )</w:t>
      </w:r>
    </w:p>
    <w:p w:rsidR="00A118B1" w:rsidRPr="00A118B1" w:rsidRDefault="00A118B1" w:rsidP="00A118B1">
      <w:pPr>
        <w:pStyle w:val="ListParagraph"/>
        <w:numPr>
          <w:ilvl w:val="0"/>
          <w:numId w:val="13"/>
          <w:numberingChange w:id="702"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University of Virginia e-Science Group</w:t>
      </w:r>
      <w:r>
        <w:rPr>
          <w:rFonts w:cs="Arial" w:hint="eastAsia"/>
          <w:sz w:val="20"/>
          <w:szCs w:val="20"/>
          <w:lang w:eastAsia="ja-JP"/>
        </w:rPr>
        <w:t xml:space="preserve"> (Linux/gSoap)</w:t>
      </w:r>
    </w:p>
    <w:p w:rsidR="003C06C5" w:rsidRPr="003C06C5" w:rsidRDefault="003C06C5" w:rsidP="00FB6E31">
      <w:pPr>
        <w:pStyle w:val="ListParagraph"/>
        <w:numPr>
          <w:ilvl w:val="0"/>
          <w:numId w:val="13"/>
          <w:numberingChange w:id="703"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Microsoft</w:t>
      </w:r>
    </w:p>
    <w:p w:rsidR="003C06C5" w:rsidRPr="003C06C5" w:rsidRDefault="003C06C5" w:rsidP="00FB6E31">
      <w:pPr>
        <w:pStyle w:val="ListParagraph"/>
        <w:numPr>
          <w:ilvl w:val="0"/>
          <w:numId w:val="13"/>
          <w:numberingChange w:id="704"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Platform Computing</w:t>
      </w:r>
    </w:p>
    <w:p w:rsidR="003C06C5" w:rsidRPr="003C06C5" w:rsidRDefault="003C06C5" w:rsidP="00FB6E31">
      <w:pPr>
        <w:pStyle w:val="ListParagraph"/>
        <w:numPr>
          <w:ilvl w:val="0"/>
          <w:numId w:val="13"/>
          <w:numberingChange w:id="705"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OMII-UK </w:t>
      </w:r>
      <w:r w:rsidR="002847DD">
        <w:rPr>
          <w:rFonts w:cs="Arial"/>
          <w:sz w:val="20"/>
          <w:szCs w:val="20"/>
          <w:lang w:eastAsia="ja-JP"/>
        </w:rPr>
        <w:t xml:space="preserve">/ </w:t>
      </w:r>
      <w:r w:rsidRPr="003C06C5">
        <w:rPr>
          <w:rFonts w:cs="Arial"/>
          <w:sz w:val="20"/>
          <w:szCs w:val="20"/>
          <w:lang w:eastAsia="ja-JP"/>
        </w:rPr>
        <w:t>GridSAM</w:t>
      </w:r>
    </w:p>
    <w:p w:rsidR="003C06C5" w:rsidRPr="003C06C5" w:rsidRDefault="003C06C5" w:rsidP="00FB6E31">
      <w:pPr>
        <w:pStyle w:val="ListParagraph"/>
        <w:numPr>
          <w:ilvl w:val="0"/>
          <w:numId w:val="13"/>
          <w:numberingChange w:id="706"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EGEE 2/OMII Europe CREAM-BES</w:t>
      </w:r>
    </w:p>
    <w:p w:rsidR="003C06C5" w:rsidRPr="003C06C5" w:rsidRDefault="003C06C5" w:rsidP="00FB6E31">
      <w:pPr>
        <w:pStyle w:val="ListParagraph"/>
        <w:numPr>
          <w:ilvl w:val="0"/>
          <w:numId w:val="13"/>
          <w:numberingChange w:id="707"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UNICORE</w:t>
      </w:r>
    </w:p>
    <w:p w:rsidR="003C06C5" w:rsidRPr="003C06C5" w:rsidRDefault="003C06C5" w:rsidP="00FB6E31">
      <w:pPr>
        <w:pStyle w:val="ListParagraph"/>
        <w:numPr>
          <w:ilvl w:val="0"/>
          <w:numId w:val="13"/>
          <w:numberingChange w:id="708"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NorduGrid/KnowARC A-REX</w:t>
      </w:r>
    </w:p>
    <w:p w:rsidR="003C06C5" w:rsidRPr="003C06C5" w:rsidRDefault="003C06C5" w:rsidP="00FB6E31">
      <w:pPr>
        <w:pStyle w:val="ListParagraph"/>
        <w:numPr>
          <w:ilvl w:val="0"/>
          <w:numId w:val="13"/>
          <w:numberingChange w:id="709"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Altair Engineering</w:t>
      </w:r>
    </w:p>
    <w:p w:rsidR="00AF1885" w:rsidRPr="003B4277" w:rsidRDefault="00756279" w:rsidP="00CD7835">
      <w:pPr>
        <w:spacing w:before="100" w:beforeAutospacing="1" w:after="100" w:afterAutospacing="1"/>
        <w:jc w:val="both"/>
        <w:rPr>
          <w:rFonts w:eastAsia="Times New Roman" w:cs="Arial"/>
          <w:sz w:val="20"/>
          <w:szCs w:val="20"/>
        </w:rPr>
      </w:pPr>
      <w:r w:rsidRPr="003C06C5">
        <w:rPr>
          <w:sz w:val="20"/>
          <w:szCs w:val="20"/>
        </w:rPr>
        <w:t xml:space="preserve">The </w:t>
      </w:r>
      <w:r>
        <w:rPr>
          <w:sz w:val="20"/>
          <w:szCs w:val="20"/>
        </w:rPr>
        <w:t>following</w:t>
      </w:r>
      <w:r w:rsidR="00A80D38">
        <w:rPr>
          <w:rFonts w:hint="eastAsia"/>
          <w:sz w:val="20"/>
          <w:szCs w:val="20"/>
          <w:lang w:eastAsia="ja-JP"/>
        </w:rPr>
        <w:t xml:space="preserve"> </w:t>
      </w:r>
      <w:r>
        <w:rPr>
          <w:sz w:val="20"/>
          <w:szCs w:val="20"/>
        </w:rPr>
        <w:t xml:space="preserve">have implemented JSDL 1.0 and have participated in interoperability testing of </w:t>
      </w:r>
      <w:r w:rsidRPr="003C06C5">
        <w:rPr>
          <w:sz w:val="20"/>
          <w:szCs w:val="20"/>
        </w:rPr>
        <w:t xml:space="preserve">the </w:t>
      </w:r>
      <w:r w:rsidRPr="003C06C5">
        <w:rPr>
          <w:sz w:val="20"/>
          <w:szCs w:val="20"/>
          <w:lang w:eastAsia="ja-JP"/>
        </w:rPr>
        <w:t xml:space="preserve">JSDL subset that is part of the </w:t>
      </w:r>
      <w:r w:rsidRPr="003C06C5">
        <w:rPr>
          <w:sz w:val="20"/>
          <w:szCs w:val="20"/>
        </w:rPr>
        <w:t>HPC</w:t>
      </w:r>
      <w:r w:rsidRPr="003C06C5">
        <w:rPr>
          <w:sz w:val="20"/>
          <w:szCs w:val="20"/>
          <w:lang w:eastAsia="ja-JP"/>
        </w:rPr>
        <w:t xml:space="preserve"> Basic</w:t>
      </w:r>
      <w:r>
        <w:rPr>
          <w:sz w:val="20"/>
          <w:szCs w:val="20"/>
        </w:rPr>
        <w:t xml:space="preserve"> profile</w:t>
      </w:r>
      <w:r w:rsidR="00AF1885" w:rsidRPr="003B4277">
        <w:rPr>
          <w:rFonts w:eastAsia="Times New Roman" w:cs="Arial"/>
          <w:sz w:val="20"/>
          <w:szCs w:val="20"/>
        </w:rPr>
        <w:t xml:space="preserve"> at SuperComputing 2006. </w:t>
      </w:r>
    </w:p>
    <w:p w:rsidR="003C06C5" w:rsidRPr="003C06C5" w:rsidRDefault="003C06C5" w:rsidP="00FB6E31">
      <w:pPr>
        <w:pStyle w:val="ListParagraph"/>
        <w:numPr>
          <w:ilvl w:val="0"/>
          <w:numId w:val="14"/>
          <w:numberingChange w:id="710"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University of Virginia .NET Implementation </w:t>
      </w:r>
    </w:p>
    <w:p w:rsidR="003C06C5" w:rsidRPr="003C06C5" w:rsidRDefault="003C06C5" w:rsidP="00FB6E31">
      <w:pPr>
        <w:pStyle w:val="ListParagraph"/>
        <w:numPr>
          <w:ilvl w:val="0"/>
          <w:numId w:val="14"/>
          <w:numberingChange w:id="711"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Microsoft HPC group </w:t>
      </w:r>
    </w:p>
    <w:p w:rsidR="003C06C5" w:rsidRPr="003C06C5" w:rsidRDefault="003C06C5" w:rsidP="00FB6E31">
      <w:pPr>
        <w:pStyle w:val="ListParagraph"/>
        <w:numPr>
          <w:ilvl w:val="0"/>
          <w:numId w:val="14"/>
          <w:numberingChange w:id="712"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Platform </w:t>
      </w:r>
    </w:p>
    <w:p w:rsidR="003C06C5" w:rsidRPr="003C06C5" w:rsidRDefault="003C06C5" w:rsidP="00FB6E31">
      <w:pPr>
        <w:pStyle w:val="ListParagraph"/>
        <w:numPr>
          <w:ilvl w:val="0"/>
          <w:numId w:val="14"/>
          <w:numberingChange w:id="713"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Globus</w:t>
      </w:r>
    </w:p>
    <w:p w:rsidR="003C06C5" w:rsidRPr="003C06C5" w:rsidRDefault="003C06C5" w:rsidP="00FB6E31">
      <w:pPr>
        <w:pStyle w:val="ListParagraph"/>
        <w:numPr>
          <w:ilvl w:val="0"/>
          <w:numId w:val="14"/>
          <w:numberingChange w:id="714"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Unicore</w:t>
      </w:r>
    </w:p>
    <w:p w:rsidR="003C06C5" w:rsidRPr="003C06C5" w:rsidRDefault="003C06C5" w:rsidP="00FB6E31">
      <w:pPr>
        <w:pStyle w:val="ListParagraph"/>
        <w:numPr>
          <w:ilvl w:val="0"/>
          <w:numId w:val="14"/>
          <w:numberingChange w:id="715"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Genesis II </w:t>
      </w:r>
    </w:p>
    <w:p w:rsidR="003C06C5" w:rsidRPr="003C06C5" w:rsidRDefault="002847DD" w:rsidP="00FB6E31">
      <w:pPr>
        <w:pStyle w:val="ListParagraph"/>
        <w:numPr>
          <w:ilvl w:val="0"/>
          <w:numId w:val="14"/>
          <w:numberingChange w:id="716" w:author="Stephen McGough" w:date="2008-06-27T10:38:00Z" w:original=""/>
        </w:numPr>
        <w:spacing w:before="100" w:beforeAutospacing="1" w:after="100" w:afterAutospacing="1"/>
        <w:rPr>
          <w:rFonts w:cs="Arial"/>
          <w:sz w:val="20"/>
          <w:szCs w:val="20"/>
          <w:lang w:eastAsia="ja-JP"/>
        </w:rPr>
      </w:pPr>
      <w:r>
        <w:rPr>
          <w:rFonts w:cs="Arial"/>
          <w:sz w:val="20"/>
          <w:szCs w:val="20"/>
          <w:lang w:eastAsia="ja-JP"/>
        </w:rPr>
        <w:t xml:space="preserve">OMII-UK / </w:t>
      </w:r>
      <w:r w:rsidR="003C06C5" w:rsidRPr="003C06C5">
        <w:rPr>
          <w:rFonts w:cs="Arial"/>
          <w:sz w:val="20"/>
          <w:szCs w:val="20"/>
          <w:lang w:eastAsia="ja-JP"/>
        </w:rPr>
        <w:t>GridSAM</w:t>
      </w:r>
    </w:p>
    <w:p w:rsidR="003C06C5" w:rsidRPr="003C06C5" w:rsidRDefault="003C06C5" w:rsidP="00FB6E31">
      <w:pPr>
        <w:pStyle w:val="ListParagraph"/>
        <w:numPr>
          <w:ilvl w:val="0"/>
          <w:numId w:val="14"/>
          <w:numberingChange w:id="717"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CROWN </w:t>
      </w:r>
    </w:p>
    <w:p w:rsidR="003C06C5" w:rsidRPr="003C06C5" w:rsidRDefault="003C06C5" w:rsidP="00FB6E31">
      <w:pPr>
        <w:pStyle w:val="ListParagraph"/>
        <w:numPr>
          <w:ilvl w:val="0"/>
          <w:numId w:val="14"/>
          <w:numberingChange w:id="718"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gLiteWMProxy (EGEE) </w:t>
      </w:r>
    </w:p>
    <w:p w:rsidR="003C06C5" w:rsidRPr="003C06C5" w:rsidRDefault="003C06C5" w:rsidP="00FB6E31">
      <w:pPr>
        <w:pStyle w:val="ListParagraph"/>
        <w:numPr>
          <w:ilvl w:val="0"/>
          <w:numId w:val="14"/>
          <w:numberingChange w:id="719"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gLite CREAM (EGEE)</w:t>
      </w:r>
    </w:p>
    <w:p w:rsidR="00A118B1" w:rsidRDefault="003B4277" w:rsidP="00CD7835">
      <w:pPr>
        <w:spacing w:before="100" w:beforeAutospacing="1" w:after="100" w:afterAutospacing="1"/>
        <w:jc w:val="both"/>
        <w:rPr>
          <w:rFonts w:cs="Arial"/>
          <w:sz w:val="20"/>
          <w:szCs w:val="20"/>
          <w:lang w:eastAsia="ja-JP"/>
        </w:rPr>
      </w:pPr>
      <w:r w:rsidRPr="003B4277">
        <w:rPr>
          <w:rFonts w:eastAsia="Times New Roman" w:cs="Arial"/>
          <w:sz w:val="20"/>
          <w:szCs w:val="20"/>
        </w:rPr>
        <w:t xml:space="preserve">The following projects have </w:t>
      </w:r>
      <w:r w:rsidR="00A118B1">
        <w:rPr>
          <w:rFonts w:cs="Arial" w:hint="eastAsia"/>
          <w:sz w:val="20"/>
          <w:szCs w:val="20"/>
          <w:lang w:eastAsia="ja-JP"/>
        </w:rPr>
        <w:t>replied to the JSDL survey and are known to have implementations of JSDL 1.0.</w:t>
      </w:r>
    </w:p>
    <w:p w:rsidR="00A118B1" w:rsidRDefault="00A118B1" w:rsidP="00A118B1">
      <w:pPr>
        <w:pStyle w:val="ListParagraph"/>
        <w:numPr>
          <w:ilvl w:val="0"/>
          <w:numId w:val="16"/>
          <w:numberingChange w:id="720"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UNICORE 6</w:t>
      </w:r>
    </w:p>
    <w:p w:rsidR="00A118B1" w:rsidRDefault="00A118B1" w:rsidP="00A118B1">
      <w:pPr>
        <w:pStyle w:val="ListParagraph"/>
        <w:numPr>
          <w:ilvl w:val="0"/>
          <w:numId w:val="16"/>
          <w:numberingChange w:id="721"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Genesis II</w:t>
      </w:r>
    </w:p>
    <w:p w:rsidR="00A118B1" w:rsidRDefault="00A118B1" w:rsidP="00A118B1">
      <w:pPr>
        <w:pStyle w:val="ListParagraph"/>
        <w:numPr>
          <w:ilvl w:val="0"/>
          <w:numId w:val="16"/>
          <w:numberingChange w:id="722"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AssessGrid</w:t>
      </w:r>
    </w:p>
    <w:p w:rsidR="00A118B1" w:rsidRDefault="00A118B1" w:rsidP="00A118B1">
      <w:pPr>
        <w:pStyle w:val="ListParagraph"/>
        <w:numPr>
          <w:ilvl w:val="0"/>
          <w:numId w:val="16"/>
          <w:numberingChange w:id="723"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C3Grid</w:t>
      </w:r>
    </w:p>
    <w:p w:rsidR="00A118B1" w:rsidRPr="00A118B1" w:rsidRDefault="00A118B1" w:rsidP="00A118B1">
      <w:pPr>
        <w:pStyle w:val="ListParagraph"/>
        <w:numPr>
          <w:ilvl w:val="0"/>
          <w:numId w:val="16"/>
          <w:numberingChange w:id="724"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g-Eclipse</w:t>
      </w:r>
    </w:p>
    <w:p w:rsidR="00A118B1" w:rsidRDefault="00A118B1" w:rsidP="00A118B1">
      <w:pPr>
        <w:pStyle w:val="ListParagraph"/>
        <w:numPr>
          <w:ilvl w:val="0"/>
          <w:numId w:val="16"/>
          <w:numberingChange w:id="725"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Globus</w:t>
      </w:r>
      <w:r>
        <w:rPr>
          <w:rFonts w:cs="Arial"/>
          <w:sz w:val="20"/>
          <w:szCs w:val="20"/>
          <w:lang w:eastAsia="ja-JP"/>
        </w:rPr>
        <w:t>GridWay</w:t>
      </w:r>
    </w:p>
    <w:p w:rsidR="00A118B1" w:rsidRDefault="00A118B1" w:rsidP="00A118B1">
      <w:pPr>
        <w:pStyle w:val="ListParagraph"/>
        <w:numPr>
          <w:ilvl w:val="0"/>
          <w:numId w:val="16"/>
          <w:numberingChange w:id="726" w:author="Stephen McGough" w:date="2008-06-27T10:38:00Z" w:original=""/>
        </w:numPr>
        <w:spacing w:before="100" w:beforeAutospacing="1" w:after="100" w:afterAutospacing="1"/>
        <w:rPr>
          <w:rFonts w:cs="Arial"/>
          <w:sz w:val="20"/>
          <w:szCs w:val="20"/>
          <w:lang w:eastAsia="ja-JP"/>
        </w:rPr>
      </w:pPr>
      <w:r>
        <w:rPr>
          <w:rFonts w:cs="Arial" w:hint="eastAsia"/>
          <w:sz w:val="20"/>
          <w:szCs w:val="20"/>
          <w:lang w:eastAsia="ja-JP"/>
        </w:rPr>
        <w:t>NAREGI</w:t>
      </w:r>
    </w:p>
    <w:p w:rsidR="00A118B1" w:rsidRPr="003C06C5" w:rsidRDefault="002847DD" w:rsidP="00A118B1">
      <w:pPr>
        <w:pStyle w:val="ListParagraph"/>
        <w:numPr>
          <w:ilvl w:val="0"/>
          <w:numId w:val="16"/>
          <w:numberingChange w:id="727" w:author="Stephen McGough" w:date="2008-06-27T10:38:00Z" w:original=""/>
        </w:numPr>
        <w:spacing w:before="100" w:beforeAutospacing="1" w:after="100" w:afterAutospacing="1"/>
        <w:rPr>
          <w:rFonts w:cs="Arial"/>
          <w:sz w:val="20"/>
          <w:szCs w:val="20"/>
          <w:lang w:eastAsia="ja-JP"/>
        </w:rPr>
      </w:pPr>
      <w:r>
        <w:rPr>
          <w:rFonts w:cs="Arial"/>
          <w:sz w:val="20"/>
          <w:szCs w:val="20"/>
          <w:lang w:val="en-GB" w:eastAsia="ja-JP"/>
        </w:rPr>
        <w:t xml:space="preserve">OMII-UK / </w:t>
      </w:r>
      <w:r w:rsidR="00A118B1">
        <w:rPr>
          <w:rFonts w:cs="Arial" w:hint="eastAsia"/>
          <w:sz w:val="20"/>
          <w:szCs w:val="20"/>
          <w:lang w:eastAsia="ja-JP"/>
        </w:rPr>
        <w:t>GridSAM</w:t>
      </w:r>
    </w:p>
    <w:p w:rsidR="003B4277" w:rsidRPr="00A118B1" w:rsidRDefault="0044394C" w:rsidP="00CD7835">
      <w:pPr>
        <w:spacing w:before="100" w:beforeAutospacing="1" w:after="100" w:afterAutospacing="1"/>
        <w:jc w:val="both"/>
        <w:rPr>
          <w:rFonts w:cs="Arial"/>
          <w:sz w:val="20"/>
          <w:szCs w:val="20"/>
          <w:lang w:eastAsia="ja-JP"/>
        </w:rPr>
      </w:pPr>
      <w:r>
        <w:rPr>
          <w:rFonts w:cs="Arial" w:hint="eastAsia"/>
          <w:sz w:val="20"/>
          <w:szCs w:val="20"/>
          <w:lang w:eastAsia="ja-JP"/>
        </w:rPr>
        <w:t xml:space="preserve">The following additional projects have </w:t>
      </w:r>
      <w:r w:rsidR="003B4277" w:rsidRPr="003B4277">
        <w:rPr>
          <w:rFonts w:eastAsia="Times New Roman" w:cs="Arial"/>
          <w:sz w:val="20"/>
          <w:szCs w:val="20"/>
        </w:rPr>
        <w:t>presented at GGF</w:t>
      </w:r>
      <w:r w:rsidR="00A80D38">
        <w:rPr>
          <w:rFonts w:cs="Arial" w:hint="eastAsia"/>
          <w:sz w:val="20"/>
          <w:szCs w:val="20"/>
          <w:lang w:eastAsia="ja-JP"/>
        </w:rPr>
        <w:t xml:space="preserve"> </w:t>
      </w:r>
      <w:r w:rsidR="003B4277">
        <w:rPr>
          <w:rFonts w:cs="Arial" w:hint="eastAsia"/>
          <w:sz w:val="20"/>
          <w:szCs w:val="20"/>
          <w:lang w:eastAsia="ja-JP"/>
        </w:rPr>
        <w:t>or OGF</w:t>
      </w:r>
      <w:r w:rsidR="003B4277" w:rsidRPr="003B4277">
        <w:rPr>
          <w:rFonts w:eastAsia="Times New Roman" w:cs="Arial"/>
          <w:sz w:val="20"/>
          <w:szCs w:val="20"/>
        </w:rPr>
        <w:t xml:space="preserve"> JSDL sessions and a</w:t>
      </w:r>
      <w:r w:rsidR="00756279">
        <w:rPr>
          <w:rFonts w:eastAsia="Times New Roman" w:cs="Arial"/>
          <w:sz w:val="20"/>
          <w:szCs w:val="20"/>
        </w:rPr>
        <w:t>re known to have implement</w:t>
      </w:r>
      <w:r w:rsidR="00756279">
        <w:rPr>
          <w:rFonts w:cs="Arial" w:hint="eastAsia"/>
          <w:sz w:val="20"/>
          <w:szCs w:val="20"/>
          <w:lang w:eastAsia="ja-JP"/>
        </w:rPr>
        <w:t>ed</w:t>
      </w:r>
      <w:r w:rsidR="003B4277" w:rsidRPr="003B4277">
        <w:rPr>
          <w:rFonts w:eastAsia="Times New Roman" w:cs="Arial"/>
          <w:sz w:val="20"/>
          <w:szCs w:val="20"/>
        </w:rPr>
        <w:t xml:space="preserve"> JSDL 1.0.</w:t>
      </w:r>
    </w:p>
    <w:p w:rsidR="00A118B1" w:rsidRPr="003C06C5" w:rsidRDefault="00A118B1" w:rsidP="00A118B1">
      <w:pPr>
        <w:pStyle w:val="ListParagraph"/>
        <w:numPr>
          <w:ilvl w:val="0"/>
          <w:numId w:val="15"/>
          <w:numberingChange w:id="728"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HPC-Europa</w:t>
      </w:r>
    </w:p>
    <w:p w:rsidR="00A118B1" w:rsidRPr="003C06C5" w:rsidRDefault="00A118B1" w:rsidP="00A118B1">
      <w:pPr>
        <w:pStyle w:val="ListParagraph"/>
        <w:numPr>
          <w:ilvl w:val="0"/>
          <w:numId w:val="15"/>
          <w:numberingChange w:id="729" w:author="Stephen McGough" w:date="2008-06-27T10:38:00Z" w:original=""/>
        </w:numPr>
        <w:spacing w:before="100" w:beforeAutospacing="1" w:after="100" w:afterAutospacing="1"/>
        <w:rPr>
          <w:rFonts w:cs="Arial"/>
          <w:sz w:val="20"/>
          <w:szCs w:val="20"/>
          <w:lang w:eastAsia="ja-JP"/>
        </w:rPr>
      </w:pPr>
      <w:r>
        <w:rPr>
          <w:rFonts w:cs="Arial"/>
          <w:sz w:val="20"/>
          <w:szCs w:val="20"/>
          <w:lang w:eastAsia="ja-JP"/>
        </w:rPr>
        <w:t>Business Grid Project</w:t>
      </w:r>
      <w:r>
        <w:rPr>
          <w:rFonts w:cs="Arial" w:hint="eastAsia"/>
          <w:sz w:val="20"/>
          <w:szCs w:val="20"/>
          <w:lang w:eastAsia="ja-JP"/>
        </w:rPr>
        <w:t xml:space="preserve"> (WS-Agreement &amp; JSDL 1.0)</w:t>
      </w:r>
    </w:p>
    <w:p w:rsidR="00A118B1" w:rsidRPr="003C06C5" w:rsidRDefault="00A118B1" w:rsidP="00A118B1">
      <w:pPr>
        <w:pStyle w:val="ListParagraph"/>
        <w:numPr>
          <w:ilvl w:val="0"/>
          <w:numId w:val="15"/>
          <w:numberingChange w:id="730"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Grid Programming Environment (GPE) </w:t>
      </w:r>
    </w:p>
    <w:p w:rsidR="003C06C5" w:rsidRPr="003C06C5" w:rsidRDefault="003C06C5" w:rsidP="00FB6E31">
      <w:pPr>
        <w:pStyle w:val="ListParagraph"/>
        <w:numPr>
          <w:ilvl w:val="0"/>
          <w:numId w:val="15"/>
          <w:numberingChange w:id="731"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UniGrids</w:t>
      </w:r>
    </w:p>
    <w:p w:rsidR="003B4277" w:rsidRDefault="003B4277" w:rsidP="003B4277">
      <w:pPr>
        <w:spacing w:before="100" w:beforeAutospacing="1" w:after="100" w:afterAutospacing="1"/>
        <w:rPr>
          <w:rFonts w:cs="Arial"/>
          <w:sz w:val="20"/>
          <w:szCs w:val="20"/>
          <w:lang w:eastAsia="ja-JP"/>
        </w:rPr>
      </w:pPr>
      <w:r w:rsidRPr="003B4277">
        <w:rPr>
          <w:rFonts w:eastAsia="Times New Roman" w:cs="Arial"/>
          <w:sz w:val="20"/>
          <w:szCs w:val="20"/>
        </w:rPr>
        <w:t xml:space="preserve">The following groups also said they </w:t>
      </w:r>
      <w:r w:rsidR="00756279">
        <w:rPr>
          <w:rFonts w:cs="Arial" w:hint="eastAsia"/>
          <w:sz w:val="20"/>
          <w:szCs w:val="20"/>
          <w:lang w:eastAsia="ja-JP"/>
        </w:rPr>
        <w:t>have</w:t>
      </w:r>
      <w:r w:rsidR="00756279">
        <w:rPr>
          <w:rFonts w:eastAsia="Times New Roman" w:cs="Arial"/>
          <w:sz w:val="20"/>
          <w:szCs w:val="20"/>
        </w:rPr>
        <w:t xml:space="preserve"> implement</w:t>
      </w:r>
      <w:r w:rsidR="00756279">
        <w:rPr>
          <w:rFonts w:cs="Arial" w:hint="eastAsia"/>
          <w:sz w:val="20"/>
          <w:szCs w:val="20"/>
          <w:lang w:eastAsia="ja-JP"/>
        </w:rPr>
        <w:t>ed</w:t>
      </w:r>
      <w:r w:rsidRPr="003B4277">
        <w:rPr>
          <w:rFonts w:eastAsia="Times New Roman" w:cs="Arial"/>
          <w:sz w:val="20"/>
          <w:szCs w:val="20"/>
        </w:rPr>
        <w:t xml:space="preserve"> JSDL: </w:t>
      </w:r>
    </w:p>
    <w:p w:rsidR="003C06C5" w:rsidRPr="003C06C5" w:rsidRDefault="003C06C5" w:rsidP="00FB6E31">
      <w:pPr>
        <w:pStyle w:val="ListParagraph"/>
        <w:numPr>
          <w:ilvl w:val="0"/>
          <w:numId w:val="16"/>
          <w:numberingChange w:id="732"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Askalon</w:t>
      </w:r>
      <w:r w:rsidR="00A80D38">
        <w:rPr>
          <w:rFonts w:cs="Arial" w:hint="eastAsia"/>
          <w:sz w:val="20"/>
          <w:szCs w:val="20"/>
          <w:lang w:eastAsia="ja-JP"/>
        </w:rPr>
        <w:t xml:space="preserve"> </w:t>
      </w:r>
      <w:r w:rsidR="00A118B1">
        <w:rPr>
          <w:rFonts w:cs="Arial" w:hint="eastAsia"/>
          <w:sz w:val="20"/>
          <w:szCs w:val="20"/>
          <w:lang w:eastAsia="ja-JP"/>
        </w:rPr>
        <w:t>(with WS-Agreement)</w:t>
      </w:r>
    </w:p>
    <w:p w:rsidR="003C06C5" w:rsidRPr="003C06C5" w:rsidRDefault="003C06C5" w:rsidP="00FB6E31">
      <w:pPr>
        <w:pStyle w:val="ListParagraph"/>
        <w:numPr>
          <w:ilvl w:val="0"/>
          <w:numId w:val="16"/>
          <w:numberingChange w:id="733"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DEISA </w:t>
      </w:r>
    </w:p>
    <w:p w:rsidR="003C06C5" w:rsidRPr="003C06C5" w:rsidRDefault="003C06C5" w:rsidP="00FB6E31">
      <w:pPr>
        <w:pStyle w:val="ListParagraph"/>
        <w:numPr>
          <w:ilvl w:val="0"/>
          <w:numId w:val="16"/>
          <w:numberingChange w:id="734"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 xml:space="preserve">GridBus Project (see OGSA Roadmap, section 8) </w:t>
      </w:r>
    </w:p>
    <w:p w:rsidR="00BA052C" w:rsidRPr="00756279" w:rsidRDefault="003C06C5" w:rsidP="00756279">
      <w:pPr>
        <w:pStyle w:val="ListParagraph"/>
        <w:numPr>
          <w:ilvl w:val="0"/>
          <w:numId w:val="16"/>
          <w:numberingChange w:id="735" w:author="Stephen McGough" w:date="2008-06-27T10:38:00Z" w:original=""/>
        </w:numPr>
        <w:spacing w:before="100" w:beforeAutospacing="1" w:after="100" w:afterAutospacing="1"/>
        <w:rPr>
          <w:rFonts w:cs="Arial"/>
          <w:sz w:val="20"/>
          <w:szCs w:val="20"/>
          <w:lang w:eastAsia="ja-JP"/>
        </w:rPr>
      </w:pPr>
      <w:r w:rsidRPr="003C06C5">
        <w:rPr>
          <w:rFonts w:cs="Arial"/>
          <w:sz w:val="20"/>
          <w:szCs w:val="20"/>
          <w:lang w:eastAsia="ja-JP"/>
        </w:rPr>
        <w:t>OpenDSP</w:t>
      </w:r>
    </w:p>
    <w:p w:rsidR="003C06C5" w:rsidRPr="00E962E0" w:rsidRDefault="00E962E0" w:rsidP="00E962E0">
      <w:pPr>
        <w:pStyle w:val="AppendixL1"/>
        <w:numPr>
          <w:numberingChange w:id="736" w:author="Stephen McGough" w:date="2008-06-27T10:38:00Z" w:original="Appendix %1:3:0:"/>
        </w:numPr>
        <w:rPr>
          <w:sz w:val="28"/>
          <w:lang w:eastAsia="en-US"/>
        </w:rPr>
      </w:pPr>
      <w:bookmarkStart w:id="737" w:name="_Ref201567215"/>
      <w:bookmarkStart w:id="738" w:name="_Ref201567456"/>
      <w:bookmarkStart w:id="739" w:name="_Toc77141873"/>
      <w:r>
        <w:rPr>
          <w:rFonts w:hint="eastAsia"/>
        </w:rPr>
        <w:t>Implementation</w:t>
      </w:r>
      <w:r w:rsidR="00A80D38">
        <w:rPr>
          <w:rFonts w:hint="eastAsia"/>
        </w:rPr>
        <w:t xml:space="preserve"> </w:t>
      </w:r>
      <w:r w:rsidR="003C06C5">
        <w:rPr>
          <w:rFonts w:cs="Arial" w:hint="eastAsia"/>
        </w:rPr>
        <w:t>Survey Responses</w:t>
      </w:r>
      <w:bookmarkEnd w:id="737"/>
      <w:bookmarkEnd w:id="738"/>
      <w:bookmarkEnd w:id="739"/>
    </w:p>
    <w:p w:rsidR="001637AB" w:rsidRPr="00E962E0" w:rsidRDefault="00937135" w:rsidP="00E962E0">
      <w:pPr>
        <w:pStyle w:val="AppendixL2"/>
        <w:numPr>
          <w:numberingChange w:id="740" w:author="Stephen McGough" w:date="2008-06-27T10:38:00Z" w:original="Appendix %1:3:0:.%2:1:0:"/>
        </w:numPr>
      </w:pPr>
      <w:bookmarkStart w:id="741" w:name="_Toc77141874"/>
      <w:r w:rsidRPr="00E962E0">
        <w:rPr>
          <w:rFonts w:hint="eastAsia"/>
        </w:rPr>
        <w:t>UNICORE 6</w:t>
      </w:r>
      <w:bookmarkEnd w:id="741"/>
    </w:p>
    <w:p w:rsidR="001637AB" w:rsidRPr="00635173" w:rsidRDefault="001637AB" w:rsidP="001637AB">
      <w:pPr>
        <w:rPr>
          <w:rFonts w:cs="Arial"/>
          <w:sz w:val="20"/>
          <w:szCs w:val="20"/>
          <w:lang w:eastAsia="ja-JP"/>
        </w:rPr>
      </w:pPr>
      <w:r w:rsidRPr="00635173">
        <w:rPr>
          <w:rFonts w:cs="Arial"/>
          <w:sz w:val="20"/>
          <w:szCs w:val="20"/>
        </w:rPr>
        <w:t>Contact:</w:t>
      </w:r>
      <w:r w:rsidR="008D789B" w:rsidRPr="00635173">
        <w:rPr>
          <w:rFonts w:cs="Arial"/>
          <w:sz w:val="20"/>
          <w:szCs w:val="20"/>
        </w:rPr>
        <w:t xml:space="preserve">  Morris Riedel, Bernd Schuller</w:t>
      </w:r>
    </w:p>
    <w:p w:rsidR="001637AB" w:rsidRPr="00F60878" w:rsidRDefault="001637AB" w:rsidP="001637AB">
      <w:pPr>
        <w:rPr>
          <w:rFonts w:cs="Arial"/>
          <w:sz w:val="20"/>
          <w:szCs w:val="20"/>
          <w:lang w:eastAsia="ja-JP"/>
        </w:rPr>
      </w:pPr>
      <w:r w:rsidRPr="00635173">
        <w:rPr>
          <w:rFonts w:cs="Arial"/>
          <w:sz w:val="20"/>
          <w:szCs w:val="20"/>
        </w:rPr>
        <w:t>Date: 2008-08-01</w:t>
      </w:r>
    </w:p>
    <w:p w:rsidR="001637AB" w:rsidRPr="00721252" w:rsidRDefault="001637AB" w:rsidP="00721252">
      <w:pPr>
        <w:pStyle w:val="AppendixL3"/>
        <w:numPr>
          <w:numberingChange w:id="742" w:author="Stephen McGough" w:date="2008-06-27T10:38:00Z" w:original="%1:3:0:.%2:1:0:.%3:1:0:"/>
        </w:numPr>
      </w:pPr>
      <w:r w:rsidRPr="00721252">
        <w:t>Introduction</w:t>
      </w:r>
    </w:p>
    <w:p w:rsidR="001637AB" w:rsidRPr="00635173" w:rsidRDefault="001637AB" w:rsidP="00CD7835">
      <w:pPr>
        <w:jc w:val="both"/>
        <w:rPr>
          <w:rFonts w:cs="Arial"/>
          <w:sz w:val="20"/>
          <w:szCs w:val="20"/>
        </w:rPr>
      </w:pPr>
      <w:r w:rsidRPr="00635173">
        <w:rPr>
          <w:rFonts w:cs="Arial"/>
          <w:sz w:val="20"/>
          <w:szCs w:val="20"/>
        </w:rPr>
        <w:t>The WS-RF compliant UNICORE 6 Grid middleware uses JSDL as the job description language for submissions to the UNICORE proprietary job submission and management interface named UNICORE Atomic Services (UAS) that also provide file transfer and storage management functionalities. UNICORE 6 is based on the XFire SOAP Engine using the Jetty web server and XMLBeans data bindings. Please refer to the following URL for more information:</w:t>
      </w:r>
    </w:p>
    <w:p w:rsidR="008D789B" w:rsidRPr="00F60878" w:rsidRDefault="0032616F" w:rsidP="001637AB">
      <w:pPr>
        <w:rPr>
          <w:rFonts w:cs="Arial"/>
          <w:i/>
          <w:sz w:val="20"/>
          <w:szCs w:val="20"/>
          <w:lang w:eastAsia="ja-JP"/>
        </w:rPr>
      </w:pPr>
      <w:hyperlink r:id="rId15" w:history="1">
        <w:r w:rsidR="001637AB" w:rsidRPr="001637AB">
          <w:rPr>
            <w:rStyle w:val="Hyperlink"/>
            <w:rFonts w:cs="Arial"/>
            <w:sz w:val="20"/>
            <w:szCs w:val="20"/>
          </w:rPr>
          <w:t>http://www.unicore.eu/documentation/manuals/unicore6/</w:t>
        </w:r>
      </w:hyperlink>
    </w:p>
    <w:p w:rsidR="001637AB" w:rsidRPr="00721252" w:rsidRDefault="00D126FE" w:rsidP="00721252">
      <w:pPr>
        <w:pStyle w:val="AppendixL3"/>
        <w:numPr>
          <w:numberingChange w:id="743" w:author="Stephen McGough" w:date="2008-06-27T10:38:00Z" w:original="%1:3:0:.%2:1:0:.%3:2:0:"/>
        </w:numPr>
      </w:pPr>
      <w:r w:rsidRPr="00721252">
        <w:t>Implemented JSDL Elements</w:t>
      </w:r>
    </w:p>
    <w:tbl>
      <w:tblPr>
        <w:tblW w:w="0" w:type="auto"/>
        <w:tblInd w:w="-5" w:type="dxa"/>
        <w:tblLayout w:type="fixed"/>
        <w:tblLook w:val="0000"/>
      </w:tblPr>
      <w:tblGrid>
        <w:gridCol w:w="3515"/>
        <w:gridCol w:w="567"/>
        <w:gridCol w:w="567"/>
        <w:gridCol w:w="567"/>
        <w:gridCol w:w="3128"/>
      </w:tblGrid>
      <w:tr w:rsidR="001637AB" w:rsidRPr="00E238FF">
        <w:trPr>
          <w:tblHeader/>
        </w:trPr>
        <w:tc>
          <w:tcPr>
            <w:tcW w:w="3515" w:type="dxa"/>
            <w:tcBorders>
              <w:top w:val="single" w:sz="4" w:space="0" w:color="000000"/>
              <w:left w:val="single" w:sz="4" w:space="0" w:color="000000"/>
              <w:bottom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JSDL Element</w:t>
            </w:r>
          </w:p>
        </w:tc>
        <w:tc>
          <w:tcPr>
            <w:tcW w:w="567" w:type="dxa"/>
            <w:tcBorders>
              <w:top w:val="single" w:sz="4" w:space="0" w:color="000000"/>
              <w:left w:val="single" w:sz="4" w:space="0" w:color="000000"/>
              <w:bottom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Yes</w:t>
            </w:r>
          </w:p>
        </w:tc>
        <w:tc>
          <w:tcPr>
            <w:tcW w:w="567" w:type="dxa"/>
            <w:tcBorders>
              <w:top w:val="single" w:sz="4" w:space="0" w:color="000000"/>
              <w:left w:val="single" w:sz="4" w:space="0" w:color="000000"/>
              <w:bottom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No</w:t>
            </w:r>
          </w:p>
        </w:tc>
        <w:tc>
          <w:tcPr>
            <w:tcW w:w="567" w:type="dxa"/>
            <w:tcBorders>
              <w:top w:val="single" w:sz="4" w:space="0" w:color="000000"/>
              <w:left w:val="single" w:sz="4" w:space="0" w:color="000000"/>
              <w:bottom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N/A</w:t>
            </w:r>
          </w:p>
        </w:tc>
        <w:tc>
          <w:tcPr>
            <w:tcW w:w="3128" w:type="dxa"/>
            <w:tcBorders>
              <w:top w:val="single" w:sz="4" w:space="0" w:color="000000"/>
              <w:left w:val="single" w:sz="4" w:space="0" w:color="000000"/>
              <w:bottom w:val="single" w:sz="4" w:space="0" w:color="000000"/>
              <w:right w:val="single" w:sz="4" w:space="0" w:color="000000"/>
            </w:tcBorders>
            <w:shd w:val="clear" w:color="auto" w:fill="F3F3F3"/>
          </w:tcPr>
          <w:p w:rsidR="001637AB" w:rsidRPr="00E238FF" w:rsidRDefault="001637AB" w:rsidP="00C15D82">
            <w:pPr>
              <w:snapToGrid w:val="0"/>
              <w:rPr>
                <w:rFonts w:cs="Arial"/>
                <w:i/>
                <w:sz w:val="18"/>
                <w:szCs w:val="18"/>
              </w:rPr>
            </w:pPr>
            <w:r w:rsidRPr="00E238FF">
              <w:rPr>
                <w:rFonts w:cs="Arial"/>
                <w:i/>
                <w:sz w:val="18"/>
                <w:szCs w:val="18"/>
              </w:rPr>
              <w:t>Comments</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JobIdentification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JobName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JobAnnotation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JobProject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 xml:space="preserve">Application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ApplicationName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ApplicationVersion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 xml:space="preserve">Resources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CandidateHosts</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HostName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FileSystem</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MountPoint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MountSource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jc w:val="right"/>
              <w:rPr>
                <w:rFonts w:cs="Arial"/>
                <w:sz w:val="18"/>
                <w:szCs w:val="18"/>
              </w:rPr>
            </w:pPr>
            <w:r w:rsidRPr="00E238FF">
              <w:rPr>
                <w:rFonts w:cs="Arial"/>
                <w:sz w:val="18"/>
                <w:szCs w:val="18"/>
              </w:rPr>
              <w:t>DiskSpace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FileSystemType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ExclusiveExecution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OperatingSystem</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OperatingSystemType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OperatingSystemName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OperatingSystemVersion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CPUArchitecture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CPUArchitectureName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IndividualCPUSpeed</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IndividualCPUTime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IndividualCPUCount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IndividualNetworkBandwidth</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IndividualPhysicalMemory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IndividualVirtualMemory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IndividualDiskSpace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TotalCPUTime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TotalCPUCount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TotalPhysicalMemory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TotalVirtualMemory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TotalDiskSpace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TotalResourceCount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DataStaging</w:t>
            </w:r>
            <w:r w:rsidRPr="00E238FF">
              <w:rPr>
                <w:rFonts w:cs="Arial"/>
                <w:sz w:val="18"/>
                <w:szCs w:val="18"/>
              </w:rPr>
              <w:tab/>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FileName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FilesystemName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CreationFlag</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DeleteOnTermination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Source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Target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POSIXApplication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Executable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Argument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array</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Input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Output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Error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WorkingDirectory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UNICORE always executes jobs in a temporary directory chosen by the system</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Environment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array</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WallTimeLimit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FileSizeLimit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CoreDumpLimit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DataSegmentLimit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LockedMemoryLimit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MemoryLimit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OpenDescriptorsLimit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PipeSizeLimit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StackSizeLimit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CPUTimeLimit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ProcessCountLimit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VirtualMemoryLimit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ThreadCountLimit</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UserName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GroupName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HPCProfileApplication</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Used like POSIXApplication</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Executable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Argument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Input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Output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Error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WorkingDirectory</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r w:rsidRPr="00E238FF">
              <w:rPr>
                <w:rFonts w:cs="Arial"/>
                <w:sz w:val="18"/>
                <w:szCs w:val="18"/>
              </w:rPr>
              <w:t>UNICORE always executes jobs in a temporary directory chosen by the system</w:t>
            </w: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 xml:space="preserve">Environment </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r w:rsidR="001637AB" w:rsidRPr="00E238FF">
        <w:tc>
          <w:tcPr>
            <w:tcW w:w="3515" w:type="dxa"/>
            <w:tcBorders>
              <w:left w:val="single" w:sz="4" w:space="0" w:color="000000"/>
              <w:bottom w:val="single" w:sz="4" w:space="0" w:color="000000"/>
            </w:tcBorders>
          </w:tcPr>
          <w:p w:rsidR="001637AB" w:rsidRPr="00E238FF" w:rsidRDefault="001637AB" w:rsidP="00C15D82">
            <w:pPr>
              <w:snapToGrid w:val="0"/>
              <w:ind w:firstLine="720"/>
              <w:jc w:val="right"/>
              <w:rPr>
                <w:rFonts w:cs="Arial"/>
                <w:sz w:val="18"/>
                <w:szCs w:val="18"/>
              </w:rPr>
            </w:pPr>
            <w:r w:rsidRPr="00E238FF">
              <w:rPr>
                <w:rFonts w:cs="Arial"/>
                <w:sz w:val="18"/>
                <w:szCs w:val="18"/>
              </w:rPr>
              <w:t>UserName</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r w:rsidRPr="00E238FF">
              <w:rPr>
                <w:rFonts w:cs="Arial"/>
                <w:sz w:val="18"/>
                <w:szCs w:val="18"/>
              </w:rPr>
              <w:t>X</w:t>
            </w: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567" w:type="dxa"/>
            <w:tcBorders>
              <w:left w:val="single" w:sz="4" w:space="0" w:color="000000"/>
              <w:bottom w:val="single" w:sz="4" w:space="0" w:color="000000"/>
            </w:tcBorders>
          </w:tcPr>
          <w:p w:rsidR="001637AB" w:rsidRPr="00E238FF" w:rsidRDefault="001637AB" w:rsidP="00C15D82">
            <w:pPr>
              <w:snapToGrid w:val="0"/>
              <w:rPr>
                <w:rFonts w:cs="Arial"/>
                <w:sz w:val="18"/>
                <w:szCs w:val="18"/>
              </w:rPr>
            </w:pPr>
          </w:p>
        </w:tc>
        <w:tc>
          <w:tcPr>
            <w:tcW w:w="3128" w:type="dxa"/>
            <w:tcBorders>
              <w:left w:val="single" w:sz="4" w:space="0" w:color="000000"/>
              <w:bottom w:val="single" w:sz="4" w:space="0" w:color="000000"/>
              <w:right w:val="single" w:sz="4" w:space="0" w:color="000000"/>
            </w:tcBorders>
          </w:tcPr>
          <w:p w:rsidR="001637AB" w:rsidRPr="00E238FF" w:rsidRDefault="001637AB" w:rsidP="00C15D82">
            <w:pPr>
              <w:snapToGrid w:val="0"/>
              <w:rPr>
                <w:rFonts w:cs="Arial"/>
                <w:sz w:val="18"/>
                <w:szCs w:val="18"/>
              </w:rPr>
            </w:pPr>
          </w:p>
        </w:tc>
      </w:tr>
    </w:tbl>
    <w:p w:rsidR="001637AB" w:rsidRPr="001637AB" w:rsidRDefault="001637AB" w:rsidP="001637AB">
      <w:pPr>
        <w:rPr>
          <w:rFonts w:cs="Arial"/>
          <w:sz w:val="20"/>
          <w:szCs w:val="20"/>
        </w:rPr>
      </w:pPr>
    </w:p>
    <w:p w:rsidR="001637AB" w:rsidRPr="001637AB" w:rsidRDefault="00721252" w:rsidP="00721252">
      <w:pPr>
        <w:pStyle w:val="AppendixL3"/>
        <w:numPr>
          <w:numberingChange w:id="744" w:author="Stephen McGough" w:date="2008-06-27T10:38:00Z" w:original="%1:3:0:.%2:1:0:.%3:3:0:"/>
        </w:numPr>
      </w:pPr>
      <w:r>
        <w:t>Other problems encountered</w:t>
      </w:r>
    </w:p>
    <w:p w:rsidR="00937135" w:rsidRPr="00721252" w:rsidRDefault="001637AB" w:rsidP="00CD7835">
      <w:pPr>
        <w:jc w:val="both"/>
        <w:rPr>
          <w:rFonts w:cs="Arial"/>
          <w:iCs/>
          <w:sz w:val="20"/>
          <w:szCs w:val="20"/>
          <w:lang w:eastAsia="ja-JP"/>
        </w:rPr>
      </w:pPr>
      <w:r w:rsidRPr="00635173">
        <w:rPr>
          <w:rFonts w:cs="Arial"/>
          <w:iCs/>
          <w:sz w:val="20"/>
          <w:szCs w:val="20"/>
        </w:rPr>
        <w:t>The JSDL specification as well as the HPCProfileApplication extension does not cover all necessary details for HPC-based job submissions (e.g. number of processes per host) and therefore we are already considering proprietary JSDL extensions and also had a look at the SPMD application extension. Since UNICORE 6 is a rather HPC driven Grid middleware this could be considered as a problem in the near future.</w:t>
      </w:r>
    </w:p>
    <w:p w:rsidR="001637AB" w:rsidRPr="001637AB" w:rsidRDefault="001637AB" w:rsidP="00721252">
      <w:pPr>
        <w:pStyle w:val="AppendixL3"/>
        <w:numPr>
          <w:numberingChange w:id="745" w:author="Stephen McGough" w:date="2008-06-27T10:38:00Z" w:original="%1:3:0:.%2:1:0:.%3:4:0:"/>
        </w:numPr>
      </w:pPr>
      <w:r w:rsidRPr="001637AB">
        <w:t>Mappings to existing syste</w:t>
      </w:r>
      <w:r w:rsidR="00721252">
        <w:t>ms</w:t>
      </w:r>
    </w:p>
    <w:p w:rsidR="001637AB" w:rsidRPr="00721252" w:rsidRDefault="001637AB" w:rsidP="00CD7835">
      <w:pPr>
        <w:jc w:val="both"/>
        <w:rPr>
          <w:rFonts w:cs="Arial"/>
          <w:sz w:val="20"/>
          <w:szCs w:val="20"/>
          <w:lang w:eastAsia="ja-JP"/>
        </w:rPr>
      </w:pPr>
      <w:r w:rsidRPr="00635173">
        <w:rPr>
          <w:rFonts w:cs="Arial"/>
          <w:sz w:val="20"/>
          <w:szCs w:val="20"/>
        </w:rPr>
        <w:t>The Web services layer forwards incoming JSDL execution requests to the internal backend named as enhanced Network Job Supervisor (XNJS). The XNJS in turns maps the JSDL to an internal proprietary NJS-Target System Interface (TSI) protocol and forwards execution requests in this format to different flavors of a TSI, for instance a Torque TSI or LoadLeveler TSI. These set of TSIs represent the interface to underlying resource management systems and thus do the actual job submission to them. So far, we have not experienced any problems in mapping JSDL content to TSI executions, except the above mentioned HPC-based problems.</w:t>
      </w:r>
    </w:p>
    <w:p w:rsidR="001637AB" w:rsidRPr="008D789B" w:rsidRDefault="001637AB" w:rsidP="00721252">
      <w:pPr>
        <w:pStyle w:val="AppendixL3"/>
        <w:numPr>
          <w:numberingChange w:id="746" w:author="Stephen McGough" w:date="2008-06-27T10:38:00Z" w:original="%1:3:0:.%2:1:0:.%3:5:0:"/>
        </w:numPr>
        <w:rPr>
          <w:sz w:val="24"/>
        </w:rPr>
      </w:pPr>
      <w:r w:rsidRPr="001637AB">
        <w:t>Enhancements:</w:t>
      </w:r>
    </w:p>
    <w:p w:rsidR="008D789B" w:rsidRPr="00721252" w:rsidRDefault="001637AB" w:rsidP="00CD7835">
      <w:pPr>
        <w:jc w:val="both"/>
        <w:rPr>
          <w:rFonts w:cs="Arial"/>
          <w:sz w:val="20"/>
          <w:szCs w:val="20"/>
          <w:lang w:eastAsia="ja-JP"/>
        </w:rPr>
      </w:pPr>
      <w:r w:rsidRPr="00635173">
        <w:rPr>
          <w:rFonts w:cs="Arial"/>
          <w:sz w:val="20"/>
          <w:szCs w:val="20"/>
        </w:rPr>
        <w:t>UNICORE 6 did not extend JSDL with our own features so far, maybe later if necessary to support HPC-based applications.</w:t>
      </w:r>
    </w:p>
    <w:p w:rsidR="001637AB" w:rsidRPr="00721252" w:rsidRDefault="001637AB" w:rsidP="001637AB">
      <w:pPr>
        <w:pStyle w:val="AppendixL3"/>
        <w:numPr>
          <w:numberingChange w:id="747" w:author="Stephen McGough" w:date="2008-06-27T10:38:00Z" w:original="%1:3:0:.%2:1:0:.%3:6:0:"/>
        </w:numPr>
      </w:pPr>
      <w:r w:rsidRPr="001637AB">
        <w:t>Participation in interoperability tests:</w:t>
      </w:r>
    </w:p>
    <w:p w:rsidR="00937135" w:rsidRPr="00721252" w:rsidRDefault="001637AB" w:rsidP="00CD7835">
      <w:pPr>
        <w:jc w:val="both"/>
        <w:rPr>
          <w:rFonts w:cs="Arial"/>
          <w:sz w:val="20"/>
          <w:szCs w:val="20"/>
          <w:lang w:eastAsia="ja-JP"/>
        </w:rPr>
      </w:pPr>
      <w:r w:rsidRPr="00635173">
        <w:rPr>
          <w:rFonts w:cs="Arial"/>
          <w:sz w:val="20"/>
          <w:szCs w:val="20"/>
        </w:rPr>
        <w:t>We plan to participate in the HPC Basic Profile interoperability demonstrations at Supercomputing 2007 organized from the Grid Interoperation Now (GIN) – Community Group (CG).</w:t>
      </w:r>
    </w:p>
    <w:p w:rsidR="001637AB" w:rsidRPr="001637AB" w:rsidRDefault="001637AB" w:rsidP="00721252">
      <w:pPr>
        <w:pStyle w:val="AppendixL3"/>
        <w:numPr>
          <w:numberingChange w:id="748" w:author="Stephen McGough" w:date="2008-06-27T10:38:00Z" w:original="%1:3:0:.%2:1:0:.%3:7:0:"/>
        </w:numPr>
      </w:pPr>
      <w:r w:rsidRPr="001637AB">
        <w:t>Security:</w:t>
      </w:r>
    </w:p>
    <w:p w:rsidR="001637AB" w:rsidRPr="00635173" w:rsidRDefault="001637AB" w:rsidP="00CD7835">
      <w:pPr>
        <w:jc w:val="both"/>
        <w:rPr>
          <w:rFonts w:cs="Arial"/>
          <w:sz w:val="20"/>
          <w:szCs w:val="20"/>
        </w:rPr>
      </w:pPr>
      <w:r w:rsidRPr="00635173">
        <w:rPr>
          <w:rFonts w:cs="Arial"/>
          <w:sz w:val="20"/>
          <w:szCs w:val="20"/>
        </w:rPr>
        <w:t>Transport Level Security (TLS) and message level security using WSS4J to sign the SOAP body of Web service message exchanges.</w:t>
      </w:r>
    </w:p>
    <w:p w:rsidR="001637AB" w:rsidRPr="00635173" w:rsidRDefault="001637AB" w:rsidP="001637AB">
      <w:pPr>
        <w:rPr>
          <w:rFonts w:cs="Arial"/>
          <w:sz w:val="20"/>
          <w:szCs w:val="20"/>
        </w:rPr>
      </w:pPr>
    </w:p>
    <w:p w:rsidR="001637AB" w:rsidRPr="00635173" w:rsidRDefault="001637AB" w:rsidP="001637AB">
      <w:pPr>
        <w:rPr>
          <w:rFonts w:cs="Arial"/>
          <w:sz w:val="20"/>
          <w:szCs w:val="20"/>
        </w:rPr>
      </w:pPr>
      <w:r w:rsidRPr="00635173">
        <w:rPr>
          <w:rFonts w:cs="Arial"/>
          <w:sz w:val="20"/>
          <w:szCs w:val="20"/>
        </w:rPr>
        <w:t xml:space="preserve">UNICORE 6 does not include security information in JSDL documents. </w:t>
      </w:r>
    </w:p>
    <w:p w:rsidR="001637AB" w:rsidRPr="00635173" w:rsidRDefault="001637AB" w:rsidP="001637AB">
      <w:pPr>
        <w:rPr>
          <w:rFonts w:cs="Arial"/>
          <w:sz w:val="20"/>
          <w:szCs w:val="20"/>
        </w:rPr>
      </w:pPr>
    </w:p>
    <w:p w:rsidR="001637AB" w:rsidRPr="00E962E0" w:rsidRDefault="001637AB" w:rsidP="00CD7835">
      <w:pPr>
        <w:jc w:val="both"/>
        <w:rPr>
          <w:rFonts w:cs="Arial"/>
          <w:sz w:val="20"/>
          <w:szCs w:val="20"/>
          <w:lang w:eastAsia="ja-JP"/>
        </w:rPr>
      </w:pPr>
      <w:r w:rsidRPr="00635173">
        <w:rPr>
          <w:rFonts w:cs="Arial"/>
          <w:sz w:val="20"/>
          <w:szCs w:val="20"/>
        </w:rPr>
        <w:t xml:space="preserve">There were no problems combining JSDL with the UNICORE 6 security solution. JSDL is purely a part in the SOAP body, while UNICORE 6 security models are using the SOAP header or transport level security (TLS).  </w:t>
      </w:r>
    </w:p>
    <w:p w:rsidR="00937135" w:rsidRDefault="00937135" w:rsidP="00E962E0">
      <w:pPr>
        <w:pStyle w:val="AppendixL2"/>
        <w:numPr>
          <w:numberingChange w:id="749" w:author="Stephen McGough" w:date="2008-06-27T10:38:00Z" w:original="Appendix %1:3:0:.%2:2:0:"/>
        </w:numPr>
      </w:pPr>
      <w:bookmarkStart w:id="750" w:name="_Toc77141875"/>
      <w:r>
        <w:rPr>
          <w:rFonts w:hint="eastAsia"/>
        </w:rPr>
        <w:t>Genesis II</w:t>
      </w:r>
      <w:bookmarkEnd w:id="750"/>
    </w:p>
    <w:p w:rsidR="00937135" w:rsidRPr="00635173" w:rsidRDefault="008D789B" w:rsidP="00937135">
      <w:pPr>
        <w:pStyle w:val="nobreak"/>
        <w:rPr>
          <w:rFonts w:cs="Arial"/>
          <w:sz w:val="20"/>
          <w:szCs w:val="20"/>
          <w:lang w:eastAsia="ja-JP"/>
        </w:rPr>
      </w:pPr>
      <w:r w:rsidRPr="00635173">
        <w:rPr>
          <w:rFonts w:cs="Arial"/>
          <w:sz w:val="20"/>
          <w:szCs w:val="20"/>
          <w:lang w:eastAsia="ja-JP"/>
        </w:rPr>
        <w:t>Contact:  Mark Morgan</w:t>
      </w:r>
    </w:p>
    <w:p w:rsidR="00937135" w:rsidRPr="00721252" w:rsidRDefault="00937135" w:rsidP="00937135">
      <w:pPr>
        <w:pStyle w:val="nobreak"/>
        <w:rPr>
          <w:rFonts w:cs="Arial"/>
          <w:sz w:val="20"/>
          <w:szCs w:val="20"/>
          <w:lang w:eastAsia="ja-JP"/>
        </w:rPr>
      </w:pPr>
      <w:r w:rsidRPr="00635173">
        <w:rPr>
          <w:rFonts w:cs="Arial"/>
          <w:sz w:val="20"/>
          <w:szCs w:val="20"/>
          <w:lang w:eastAsia="ja-JP"/>
        </w:rPr>
        <w:t>Date: 20 August 2007</w:t>
      </w:r>
    </w:p>
    <w:p w:rsidR="00721252" w:rsidRPr="00721252" w:rsidRDefault="00721252" w:rsidP="00721252">
      <w:pPr>
        <w:pStyle w:val="ListParagraph"/>
        <w:keepNext/>
        <w:numPr>
          <w:ilvl w:val="1"/>
          <w:numId w:val="28"/>
          <w:numberingChange w:id="751" w:author="Stephen McGough" w:date="2008-06-27T10:38:00Z" w:original="%1:3:0:.%2:2:0:"/>
        </w:numPr>
        <w:spacing w:before="240" w:after="60"/>
        <w:contextualSpacing w:val="0"/>
        <w:outlineLvl w:val="0"/>
        <w:rPr>
          <w:rFonts w:eastAsia="ＭＳ 明朝"/>
          <w:bCs/>
          <w:vanish/>
          <w:kern w:val="32"/>
          <w:sz w:val="20"/>
          <w:szCs w:val="20"/>
          <w:lang w:eastAsia="ja-JP"/>
        </w:rPr>
      </w:pPr>
      <w:bookmarkStart w:id="752" w:name="_Toc201568599"/>
      <w:bookmarkStart w:id="753" w:name="_Toc201568686"/>
      <w:bookmarkEnd w:id="752"/>
      <w:bookmarkEnd w:id="753"/>
    </w:p>
    <w:p w:rsidR="00937135" w:rsidRPr="00937135" w:rsidRDefault="00937135" w:rsidP="00721252">
      <w:pPr>
        <w:pStyle w:val="AppendixL3"/>
        <w:numPr>
          <w:ilvl w:val="2"/>
          <w:numId w:val="28"/>
          <w:numberingChange w:id="754" w:author="Stephen McGough" w:date="2008-06-27T10:38:00Z" w:original="%1:3:0:.%2:2:0:.%3:1:0:"/>
        </w:numPr>
      </w:pPr>
      <w:r w:rsidRPr="00937135">
        <w:t>Introduction</w:t>
      </w:r>
    </w:p>
    <w:p w:rsidR="008D789B" w:rsidRPr="00721252" w:rsidRDefault="00937135" w:rsidP="00CD7835">
      <w:pPr>
        <w:pStyle w:val="nobreak"/>
        <w:jc w:val="both"/>
        <w:rPr>
          <w:rFonts w:cs="Arial"/>
          <w:sz w:val="20"/>
          <w:szCs w:val="20"/>
          <w:lang w:eastAsia="ja-JP"/>
        </w:rPr>
      </w:pPr>
      <w:r w:rsidRPr="00635173">
        <w:rPr>
          <w:rFonts w:cs="Arial"/>
          <w:sz w:val="20"/>
          <w:szCs w:val="20"/>
          <w:lang w:eastAsia="ja-JP"/>
        </w:rPr>
        <w:t>Genesis II (</w:t>
      </w:r>
      <w:hyperlink r:id="rId16" w:history="1">
        <w:r w:rsidRPr="00635173">
          <w:rPr>
            <w:rStyle w:val="Hyperlink"/>
            <w:rFonts w:cs="Arial"/>
            <w:sz w:val="20"/>
            <w:szCs w:val="20"/>
            <w:lang w:eastAsia="ja-JP"/>
          </w:rPr>
          <w:t>http://vcgr.cs.virginia.edu/genesisII</w:t>
        </w:r>
      </w:hyperlink>
      <w:r w:rsidRPr="00635173">
        <w:rPr>
          <w:rFonts w:cs="Arial"/>
          <w:sz w:val="20"/>
          <w:szCs w:val="20"/>
          <w:lang w:eastAsia="ja-JP"/>
        </w:rPr>
        <w:t xml:space="preserve">) is a complete, fully integrated, from-the-ground-up implementation of many of the OGF and OGSA grid service specifications and proto-specifications.  We hope to provide a standards based compute and data grid for users here at the University of Virginia and around elsewhere while also vetting the standards in the OGF process.  For the compute side of our work, we use JSDL to describe applications and jobs and in particular pass the JSDL through numerous reification stages from simple concept of a job to deployment and instantiation of that job using OGSA-BES.  Please refer to </w:t>
      </w:r>
      <w:hyperlink r:id="rId17" w:history="1">
        <w:r w:rsidRPr="00635173">
          <w:rPr>
            <w:rStyle w:val="Hyperlink"/>
            <w:rFonts w:cs="Arial"/>
            <w:sz w:val="20"/>
            <w:szCs w:val="20"/>
            <w:lang w:eastAsia="ja-JP"/>
          </w:rPr>
          <w:t>http://vcgr.cs.virginia.edu/genesisII/documents/presentations/GenII.OGF19.ppt</w:t>
        </w:r>
      </w:hyperlink>
      <w:r w:rsidRPr="00635173">
        <w:rPr>
          <w:rFonts w:cs="Arial"/>
          <w:sz w:val="20"/>
          <w:szCs w:val="20"/>
          <w:lang w:eastAsia="ja-JP"/>
        </w:rPr>
        <w:t xml:space="preserve"> for a description of Genesis II.</w:t>
      </w:r>
    </w:p>
    <w:p w:rsidR="00D126FE" w:rsidRPr="00721252" w:rsidRDefault="00D126FE" w:rsidP="00D126FE">
      <w:pPr>
        <w:pStyle w:val="AppendixL3"/>
        <w:numPr>
          <w:numberingChange w:id="755" w:author="Stephen McGough" w:date="2008-06-27T10:38:00Z" w:original="%1:3:0:.%2:2:0:.%3:2:0:"/>
        </w:numPr>
        <w:rPr>
          <w:rFonts w:eastAsiaTheme="minorEastAsia"/>
        </w:rPr>
      </w:pPr>
      <w:r>
        <w:t>Implemented JSDL Elements</w:t>
      </w:r>
    </w:p>
    <w:tbl>
      <w:tblPr>
        <w:tblW w:w="9064" w:type="dxa"/>
        <w:tblInd w:w="-5" w:type="dxa"/>
        <w:tblLayout w:type="fixed"/>
        <w:tblLook w:val="0000"/>
      </w:tblPr>
      <w:tblGrid>
        <w:gridCol w:w="3816"/>
        <w:gridCol w:w="550"/>
        <w:gridCol w:w="497"/>
        <w:gridCol w:w="590"/>
        <w:gridCol w:w="3611"/>
      </w:tblGrid>
      <w:tr w:rsidR="00937135" w:rsidRPr="00E238FF">
        <w:trPr>
          <w:tblHeader/>
        </w:trPr>
        <w:tc>
          <w:tcPr>
            <w:tcW w:w="3816" w:type="dxa"/>
            <w:tcBorders>
              <w:top w:val="single" w:sz="4" w:space="0" w:color="000000"/>
              <w:left w:val="single" w:sz="4" w:space="0" w:color="000000"/>
              <w:bottom w:val="single" w:sz="4" w:space="0" w:color="000000"/>
            </w:tcBorders>
            <w:shd w:val="clear" w:color="auto" w:fill="F3F3F3"/>
          </w:tcPr>
          <w:p w:rsidR="00937135" w:rsidRPr="00E238FF" w:rsidRDefault="00937135" w:rsidP="00E238FF">
            <w:pPr>
              <w:rPr>
                <w:sz w:val="18"/>
                <w:szCs w:val="18"/>
              </w:rPr>
            </w:pPr>
            <w:r w:rsidRPr="00E238FF">
              <w:rPr>
                <w:sz w:val="18"/>
                <w:szCs w:val="18"/>
              </w:rPr>
              <w:t>JSDL Element</w:t>
            </w:r>
          </w:p>
        </w:tc>
        <w:tc>
          <w:tcPr>
            <w:tcW w:w="550" w:type="dxa"/>
            <w:tcBorders>
              <w:top w:val="single" w:sz="4" w:space="0" w:color="000000"/>
              <w:left w:val="single" w:sz="4" w:space="0" w:color="000000"/>
              <w:bottom w:val="single" w:sz="4" w:space="0" w:color="000000"/>
            </w:tcBorders>
            <w:shd w:val="clear" w:color="auto" w:fill="F3F3F3"/>
          </w:tcPr>
          <w:p w:rsidR="00937135" w:rsidRPr="00E238FF" w:rsidRDefault="00937135" w:rsidP="00E238FF">
            <w:pPr>
              <w:rPr>
                <w:sz w:val="18"/>
                <w:szCs w:val="18"/>
              </w:rPr>
            </w:pPr>
            <w:r w:rsidRPr="00E238FF">
              <w:rPr>
                <w:sz w:val="18"/>
                <w:szCs w:val="18"/>
              </w:rPr>
              <w:t>Yes</w:t>
            </w:r>
          </w:p>
        </w:tc>
        <w:tc>
          <w:tcPr>
            <w:tcW w:w="497" w:type="dxa"/>
            <w:tcBorders>
              <w:top w:val="single" w:sz="4" w:space="0" w:color="000000"/>
              <w:left w:val="single" w:sz="4" w:space="0" w:color="000000"/>
              <w:bottom w:val="single" w:sz="4" w:space="0" w:color="000000"/>
            </w:tcBorders>
            <w:shd w:val="clear" w:color="auto" w:fill="F3F3F3"/>
          </w:tcPr>
          <w:p w:rsidR="00937135" w:rsidRPr="00E238FF" w:rsidRDefault="00937135" w:rsidP="00E238FF">
            <w:pPr>
              <w:rPr>
                <w:sz w:val="18"/>
                <w:szCs w:val="18"/>
              </w:rPr>
            </w:pPr>
            <w:r w:rsidRPr="00E238FF">
              <w:rPr>
                <w:sz w:val="18"/>
                <w:szCs w:val="18"/>
              </w:rPr>
              <w:t>No</w:t>
            </w:r>
          </w:p>
        </w:tc>
        <w:tc>
          <w:tcPr>
            <w:tcW w:w="590" w:type="dxa"/>
            <w:tcBorders>
              <w:top w:val="single" w:sz="4" w:space="0" w:color="000000"/>
              <w:left w:val="single" w:sz="4" w:space="0" w:color="000000"/>
              <w:bottom w:val="single" w:sz="4" w:space="0" w:color="000000"/>
            </w:tcBorders>
            <w:shd w:val="clear" w:color="auto" w:fill="F3F3F3"/>
          </w:tcPr>
          <w:p w:rsidR="00937135" w:rsidRPr="00E238FF" w:rsidRDefault="00937135" w:rsidP="00E238FF">
            <w:pPr>
              <w:rPr>
                <w:sz w:val="18"/>
                <w:szCs w:val="18"/>
              </w:rPr>
            </w:pPr>
            <w:r w:rsidRPr="00E238FF">
              <w:rPr>
                <w:sz w:val="18"/>
                <w:szCs w:val="18"/>
              </w:rPr>
              <w:t>N/A</w:t>
            </w:r>
          </w:p>
        </w:tc>
        <w:tc>
          <w:tcPr>
            <w:tcW w:w="3611" w:type="dxa"/>
            <w:tcBorders>
              <w:top w:val="single" w:sz="4" w:space="0" w:color="000000"/>
              <w:left w:val="single" w:sz="4" w:space="0" w:color="000000"/>
              <w:bottom w:val="single" w:sz="4" w:space="0" w:color="000000"/>
              <w:right w:val="single" w:sz="4" w:space="0" w:color="000000"/>
            </w:tcBorders>
            <w:shd w:val="clear" w:color="auto" w:fill="F3F3F3"/>
          </w:tcPr>
          <w:p w:rsidR="00937135" w:rsidRPr="00E238FF" w:rsidRDefault="00937135" w:rsidP="00E238FF">
            <w:pPr>
              <w:rPr>
                <w:sz w:val="18"/>
                <w:szCs w:val="18"/>
              </w:rPr>
            </w:pPr>
            <w:r w:rsidRPr="00E238FF">
              <w:rPr>
                <w:sz w:val="18"/>
                <w:szCs w:val="18"/>
              </w:rPr>
              <w:t>Comments</w:t>
            </w: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JobIdentification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JobName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Only for human readable purposes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JobAnnotation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JobProject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 xml:space="preserve">Application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ApplicationName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Only for human readable purposes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ApplicationVersion</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 xml:space="preserve">Resources </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CandidateHosts</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Currently, we only use this for checking (not for scheduling).</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HostName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Candidate Hosts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FileSystem</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We explicitly do not allow this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MountPoint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above</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MountSource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above</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DiskSpace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FileSystemType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FileSystem</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ExclusiveExecution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If specified, we fault indicating that we cannot support this option</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OperatingSystem</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OperatingSystemType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OperatingSystemName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OperatingSystemVersion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CPUArchitecture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CPUArchitectureName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IndividualCPUSpeed</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IndividualCPUTime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IndividualCPUCount</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IndividualNetworkBandwidth</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IndividualPhysicalMemory</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IndividualVirtualMemory</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For checking only</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IndividualDiskSpace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TotalCPUTime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TotalCPUCount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TotalPhysicalMemory</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TotalVirtualMemory</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TotalDiskSpace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TotalResourceCount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DataStaging</w:t>
            </w:r>
            <w:r w:rsidRPr="00E238FF">
              <w:rPr>
                <w:sz w:val="18"/>
                <w:szCs w:val="18"/>
              </w:rPr>
              <w:tab/>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We make very heavy use of data staging.</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FilesystemName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We don't allow file systems.</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CreationFlag</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DeleteOnTermination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Source</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The requirement of making this a URI is too restrictive.</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Target</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The requirement of making this a URI is too restrictive.</w:t>
            </w: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POSIXApplication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We suppose both POSIX App and HPC App.</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Executable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It's unfortunate for us that this element is required.  We wanted to be able to use POSIX App. For templating deployment-type runs as well and the deployment defines this value so we have to insert a dummy value that we later throw out.</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Argument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Input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Output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Error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WorkingDirectory</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Environment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WallTimeLimit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FileSizeLimit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CoreDumpLimit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DataSegmentLimit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LockedMemoryLimit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MemoryLimit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OpenDescriptorsLimit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PipeSizeLimit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StackSizeLimit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CPUTimeLimit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ProcessCountLimit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VirtualMemoryLimit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ThreadCountLimit</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UserName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I don't think that this is a particularly useful parameter for grid apps.  We need something MUCH more generic that fits into an overall grid-based security model (tied in with delegation and AuthN).</w:t>
            </w: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GroupName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Same as for UserName</w:t>
            </w:r>
          </w:p>
        </w:tc>
      </w:tr>
      <w:tr w:rsidR="00937135" w:rsidRPr="00E238FF">
        <w:tc>
          <w:tcPr>
            <w:tcW w:w="3816"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HPCProfileApplication</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Executable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Argument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Input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Output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Error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WorkingDirectory</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 xml:space="preserve">Environment </w:t>
            </w:r>
          </w:p>
        </w:tc>
        <w:tc>
          <w:tcPr>
            <w:tcW w:w="550"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497" w:type="dxa"/>
            <w:tcBorders>
              <w:left w:val="single" w:sz="4" w:space="0" w:color="000000"/>
              <w:bottom w:val="single" w:sz="4" w:space="0" w:color="000000"/>
            </w:tcBorders>
          </w:tcPr>
          <w:p w:rsidR="00937135" w:rsidRPr="00E238FF" w:rsidRDefault="00937135" w:rsidP="00E238FF">
            <w:pPr>
              <w:rPr>
                <w:sz w:val="18"/>
                <w:szCs w:val="18"/>
              </w:rPr>
            </w:pP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p>
        </w:tc>
      </w:tr>
      <w:tr w:rsidR="00937135" w:rsidRPr="00E238FF">
        <w:tc>
          <w:tcPr>
            <w:tcW w:w="3816" w:type="dxa"/>
            <w:tcBorders>
              <w:left w:val="single" w:sz="4" w:space="0" w:color="000000"/>
              <w:bottom w:val="single" w:sz="4" w:space="0" w:color="000000"/>
            </w:tcBorders>
          </w:tcPr>
          <w:p w:rsidR="00937135" w:rsidRPr="00E238FF" w:rsidRDefault="00937135" w:rsidP="00E238FF">
            <w:pPr>
              <w:jc w:val="right"/>
              <w:rPr>
                <w:sz w:val="18"/>
                <w:szCs w:val="18"/>
              </w:rPr>
            </w:pPr>
            <w:r w:rsidRPr="00E238FF">
              <w:rPr>
                <w:sz w:val="18"/>
                <w:szCs w:val="18"/>
              </w:rPr>
              <w:t>UserName</w:t>
            </w:r>
          </w:p>
        </w:tc>
        <w:tc>
          <w:tcPr>
            <w:tcW w:w="550" w:type="dxa"/>
            <w:tcBorders>
              <w:left w:val="single" w:sz="4" w:space="0" w:color="000000"/>
              <w:bottom w:val="single" w:sz="4" w:space="0" w:color="000000"/>
            </w:tcBorders>
          </w:tcPr>
          <w:p w:rsidR="00937135" w:rsidRPr="00E238FF" w:rsidRDefault="00937135" w:rsidP="00E238FF">
            <w:pPr>
              <w:rPr>
                <w:sz w:val="18"/>
                <w:szCs w:val="18"/>
              </w:rPr>
            </w:pPr>
          </w:p>
        </w:tc>
        <w:tc>
          <w:tcPr>
            <w:tcW w:w="497" w:type="dxa"/>
            <w:tcBorders>
              <w:left w:val="single" w:sz="4" w:space="0" w:color="000000"/>
              <w:bottom w:val="single" w:sz="4" w:space="0" w:color="000000"/>
            </w:tcBorders>
          </w:tcPr>
          <w:p w:rsidR="00937135" w:rsidRPr="00E238FF" w:rsidRDefault="00937135" w:rsidP="00E238FF">
            <w:pPr>
              <w:rPr>
                <w:sz w:val="18"/>
                <w:szCs w:val="18"/>
              </w:rPr>
            </w:pPr>
            <w:r w:rsidRPr="00E238FF">
              <w:rPr>
                <w:sz w:val="18"/>
                <w:szCs w:val="18"/>
              </w:rPr>
              <w:t>X</w:t>
            </w:r>
          </w:p>
        </w:tc>
        <w:tc>
          <w:tcPr>
            <w:tcW w:w="590" w:type="dxa"/>
            <w:tcBorders>
              <w:left w:val="single" w:sz="4" w:space="0" w:color="000000"/>
              <w:bottom w:val="single" w:sz="4" w:space="0" w:color="000000"/>
            </w:tcBorders>
          </w:tcPr>
          <w:p w:rsidR="00937135" w:rsidRPr="00E238FF" w:rsidRDefault="00937135" w:rsidP="00E238FF">
            <w:pPr>
              <w:rPr>
                <w:sz w:val="18"/>
                <w:szCs w:val="18"/>
              </w:rPr>
            </w:pPr>
          </w:p>
        </w:tc>
        <w:tc>
          <w:tcPr>
            <w:tcW w:w="3611" w:type="dxa"/>
            <w:tcBorders>
              <w:left w:val="single" w:sz="4" w:space="0" w:color="000000"/>
              <w:bottom w:val="single" w:sz="4" w:space="0" w:color="000000"/>
              <w:right w:val="single" w:sz="4" w:space="0" w:color="000000"/>
            </w:tcBorders>
          </w:tcPr>
          <w:p w:rsidR="00937135" w:rsidRPr="00E238FF" w:rsidRDefault="00937135" w:rsidP="00E238FF">
            <w:pPr>
              <w:rPr>
                <w:sz w:val="18"/>
                <w:szCs w:val="18"/>
              </w:rPr>
            </w:pPr>
            <w:r w:rsidRPr="00E238FF">
              <w:rPr>
                <w:sz w:val="18"/>
                <w:szCs w:val="18"/>
              </w:rPr>
              <w:t>See UserName under POSIXApp</w:t>
            </w:r>
          </w:p>
        </w:tc>
      </w:tr>
    </w:tbl>
    <w:p w:rsidR="00937135" w:rsidRPr="00937135" w:rsidRDefault="00937135" w:rsidP="00937135">
      <w:pPr>
        <w:pStyle w:val="nobreak"/>
        <w:rPr>
          <w:rFonts w:cs="Arial"/>
          <w:sz w:val="20"/>
          <w:szCs w:val="20"/>
          <w:lang w:eastAsia="ja-JP"/>
        </w:rPr>
      </w:pPr>
    </w:p>
    <w:p w:rsidR="00937135" w:rsidRPr="00937135" w:rsidRDefault="00937135" w:rsidP="00721252">
      <w:pPr>
        <w:pStyle w:val="AppendixL3"/>
        <w:numPr>
          <w:numberingChange w:id="756" w:author="Stephen McGough" w:date="2008-06-27T10:38:00Z" w:original="%1:3:0:.%2:2:0:.%3:3:0:"/>
        </w:numPr>
      </w:pPr>
      <w:r w:rsidRPr="00937135">
        <w:t>Other problems encountered:</w:t>
      </w:r>
    </w:p>
    <w:p w:rsidR="00937135" w:rsidRPr="00224C9B" w:rsidRDefault="00937135" w:rsidP="00CD7835">
      <w:pPr>
        <w:pStyle w:val="nobreak"/>
        <w:jc w:val="both"/>
        <w:rPr>
          <w:rFonts w:cs="Arial"/>
          <w:iCs/>
          <w:sz w:val="20"/>
          <w:szCs w:val="20"/>
          <w:lang w:eastAsia="ja-JP"/>
        </w:rPr>
      </w:pPr>
      <w:r w:rsidRPr="00635173">
        <w:rPr>
          <w:rFonts w:cs="Arial"/>
          <w:iCs/>
          <w:sz w:val="20"/>
          <w:szCs w:val="20"/>
          <w:lang w:eastAsia="ja-JP"/>
        </w:rPr>
        <w:t>At some point in the past an element type was defined as being an simpleType extension of xsd:string which was causing my tooling (Axis 1.4) to barf.  I don't know if that was fixed or not.  Also, a lot of the JSDL stuff using floating point values for things that should obviously be integers (number of CPUs, etc.)  I understand why the authors did that (for simplicity and type-reuse) but I would have preferred a more type-checked mechanism.</w:t>
      </w:r>
    </w:p>
    <w:p w:rsidR="00937135" w:rsidRPr="00937135" w:rsidRDefault="00937135" w:rsidP="00721252">
      <w:pPr>
        <w:pStyle w:val="AppendixL3"/>
        <w:numPr>
          <w:numberingChange w:id="757" w:author="Stephen McGough" w:date="2008-06-27T10:38:00Z" w:original="%1:3:0:.%2:2:0:.%3:4:0:"/>
        </w:numPr>
      </w:pPr>
      <w:r w:rsidRPr="00937135">
        <w:t>Mappings to existing systems:</w:t>
      </w:r>
    </w:p>
    <w:p w:rsidR="00937135" w:rsidRPr="00937135" w:rsidRDefault="00937135" w:rsidP="00CD7835">
      <w:pPr>
        <w:pStyle w:val="nobreak"/>
        <w:jc w:val="both"/>
        <w:rPr>
          <w:rFonts w:cs="Arial"/>
          <w:sz w:val="20"/>
          <w:szCs w:val="20"/>
          <w:lang w:eastAsia="ja-JP"/>
        </w:rPr>
      </w:pPr>
      <w:r w:rsidRPr="00635173">
        <w:rPr>
          <w:rFonts w:cs="Arial"/>
          <w:sz w:val="20"/>
          <w:szCs w:val="20"/>
          <w:lang w:eastAsia="ja-JP"/>
        </w:rPr>
        <w:t xml:space="preserve">We map JSDL onto a number of “systems” depending on your definition of the word “system”.  We use it to describe the job from the point that it is submitted to Genesis II (by an end user) to the point that it gets executed in some environment.  This path can include submitting the JSDL to a scheduler, an application deployer, a grid-based queing system, a BES container, or being fork-exec'd by our system. </w:t>
      </w:r>
    </w:p>
    <w:p w:rsidR="00937135" w:rsidRPr="00937135" w:rsidRDefault="00937135" w:rsidP="00721252">
      <w:pPr>
        <w:pStyle w:val="AppendixL3"/>
        <w:numPr>
          <w:numberingChange w:id="758" w:author="Stephen McGough" w:date="2008-06-27T10:38:00Z" w:original="%1:3:0:.%2:2:0:.%3:5:0:"/>
        </w:numPr>
      </w:pPr>
      <w:r w:rsidRPr="00937135">
        <w:t>Enhancements:</w:t>
      </w:r>
    </w:p>
    <w:p w:rsidR="00937135" w:rsidRPr="00937135" w:rsidRDefault="00937135" w:rsidP="00CD7835">
      <w:pPr>
        <w:pStyle w:val="nobreak"/>
        <w:jc w:val="both"/>
        <w:rPr>
          <w:rFonts w:cs="Arial"/>
          <w:sz w:val="20"/>
          <w:szCs w:val="20"/>
          <w:lang w:eastAsia="ja-JP"/>
        </w:rPr>
      </w:pPr>
      <w:r w:rsidRPr="00635173">
        <w:rPr>
          <w:rFonts w:cs="Arial"/>
          <w:sz w:val="20"/>
          <w:szCs w:val="20"/>
          <w:lang w:eastAsia="ja-JP"/>
        </w:rPr>
        <w:t xml:space="preserve">We extended JSDL to allow for jobs to be described using an application description (which can later be deployed in a target environment).  Please refer to </w:t>
      </w:r>
      <w:hyperlink r:id="rId18" w:history="1">
        <w:r w:rsidRPr="00635173">
          <w:rPr>
            <w:rStyle w:val="Hyperlink"/>
            <w:rFonts w:cs="Arial"/>
            <w:sz w:val="20"/>
            <w:szCs w:val="20"/>
            <w:lang w:eastAsia="ja-JP"/>
          </w:rPr>
          <w:t>http://vcgr.cs.virginia.edu/genesisII/documents/presentations/AppDepDesc.ppt</w:t>
        </w:r>
      </w:hyperlink>
      <w:r w:rsidRPr="00635173">
        <w:rPr>
          <w:rFonts w:cs="Arial"/>
          <w:sz w:val="20"/>
          <w:szCs w:val="20"/>
          <w:lang w:eastAsia="ja-JP"/>
        </w:rPr>
        <w:t xml:space="preserve"> for a description of this.</w:t>
      </w:r>
    </w:p>
    <w:p w:rsidR="00937135" w:rsidRPr="00937135" w:rsidRDefault="00937135" w:rsidP="00224C9B">
      <w:pPr>
        <w:pStyle w:val="AppendixL3"/>
        <w:numPr>
          <w:numberingChange w:id="759" w:author="Stephen McGough" w:date="2008-06-27T10:38:00Z" w:original="%1:3:0:.%2:2:0:.%3:6:0:"/>
        </w:numPr>
      </w:pPr>
      <w:r w:rsidRPr="00937135">
        <w:t>Participation in interoperability tests:</w:t>
      </w:r>
    </w:p>
    <w:p w:rsidR="00937135" w:rsidRPr="00224C9B" w:rsidRDefault="00937135" w:rsidP="00937135">
      <w:pPr>
        <w:pStyle w:val="nobreak"/>
        <w:rPr>
          <w:rFonts w:cs="Arial"/>
          <w:sz w:val="20"/>
          <w:szCs w:val="20"/>
          <w:lang w:eastAsia="ja-JP"/>
        </w:rPr>
      </w:pPr>
      <w:r w:rsidRPr="00635173">
        <w:rPr>
          <w:rFonts w:cs="Arial"/>
          <w:sz w:val="20"/>
          <w:szCs w:val="20"/>
          <w:lang w:eastAsia="ja-JP"/>
        </w:rPr>
        <w:t>We participated in the HPC Profile Interop at SC06.</w:t>
      </w:r>
    </w:p>
    <w:p w:rsidR="00937135" w:rsidRPr="00937135" w:rsidRDefault="00937135" w:rsidP="00224C9B">
      <w:pPr>
        <w:pStyle w:val="AppendixL3"/>
        <w:numPr>
          <w:numberingChange w:id="760" w:author="Stephen McGough" w:date="2008-06-27T10:38:00Z" w:original="%1:3:0:.%2:2:0:.%3:7:0:"/>
        </w:numPr>
      </w:pPr>
      <w:r w:rsidRPr="00224C9B">
        <w:t>Security</w:t>
      </w:r>
      <w:r w:rsidRPr="00937135">
        <w:t>:</w:t>
      </w:r>
    </w:p>
    <w:p w:rsidR="00937135" w:rsidRPr="00224C9B" w:rsidRDefault="00937135" w:rsidP="00CD7835">
      <w:pPr>
        <w:pStyle w:val="nobreak"/>
        <w:jc w:val="both"/>
        <w:rPr>
          <w:rFonts w:cs="Arial"/>
          <w:sz w:val="20"/>
          <w:szCs w:val="20"/>
          <w:lang w:eastAsia="ja-JP"/>
        </w:rPr>
      </w:pPr>
      <w:r w:rsidRPr="00635173">
        <w:rPr>
          <w:rFonts w:cs="Arial"/>
          <w:sz w:val="20"/>
          <w:szCs w:val="20"/>
          <w:lang w:eastAsia="ja-JP"/>
        </w:rPr>
        <w:t>We believe that JSDL is completely the wrong place to be putting security information.  Security is a corss-cutting concern that the grid as a whole must deal with.  JSDL should only be concerned with describing jobs and their restrictions, not how they get run.  Further, job execution and management is a prime example of why delegation is necessary in the grid and should be considered an absolute necessity whenever grid security is discussed.  In Genesis II, security information is passed along call chains using an implicit calling context (usually included in SOAP headers).  This information can be used by out BES services to figure out which account to run the job under on the target system.</w:t>
      </w:r>
    </w:p>
    <w:p w:rsidR="00937135" w:rsidRDefault="00937135" w:rsidP="00224C9B">
      <w:pPr>
        <w:pStyle w:val="AppendixL2"/>
        <w:numPr>
          <w:numberingChange w:id="761" w:author="Stephen McGough" w:date="2008-06-27T10:38:00Z" w:original="Appendix %1:3:0:.%2:3:0:"/>
        </w:numPr>
      </w:pPr>
      <w:bookmarkStart w:id="762" w:name="_Toc77141876"/>
      <w:r>
        <w:rPr>
          <w:rFonts w:hint="eastAsia"/>
        </w:rPr>
        <w:t>AssessGrid</w:t>
      </w:r>
      <w:bookmarkEnd w:id="762"/>
    </w:p>
    <w:p w:rsidR="00937135" w:rsidRPr="00635173" w:rsidRDefault="00937135" w:rsidP="00937135">
      <w:pPr>
        <w:rPr>
          <w:rFonts w:eastAsia="ＭＳ 明朝" w:cs="Arial"/>
          <w:sz w:val="20"/>
          <w:szCs w:val="20"/>
        </w:rPr>
      </w:pPr>
      <w:r w:rsidRPr="00635173">
        <w:rPr>
          <w:rFonts w:eastAsia="ＭＳ 明朝" w:cs="Arial"/>
          <w:sz w:val="20"/>
          <w:szCs w:val="20"/>
        </w:rPr>
        <w:t>Contact:  Dominic Battré</w:t>
      </w:r>
    </w:p>
    <w:p w:rsidR="00937135" w:rsidRPr="00224C9B" w:rsidRDefault="00937135" w:rsidP="00937135">
      <w:pPr>
        <w:rPr>
          <w:rFonts w:eastAsia="ＭＳ 明朝" w:cs="Arial"/>
          <w:sz w:val="20"/>
          <w:szCs w:val="20"/>
          <w:lang w:eastAsia="ja-JP"/>
        </w:rPr>
      </w:pPr>
      <w:r w:rsidRPr="00635173">
        <w:rPr>
          <w:rFonts w:eastAsia="ＭＳ 明朝" w:cs="Arial"/>
          <w:sz w:val="20"/>
          <w:szCs w:val="20"/>
        </w:rPr>
        <w:t>Date: Oct 24, 2007</w:t>
      </w:r>
    </w:p>
    <w:p w:rsidR="00224C9B" w:rsidRPr="00224C9B" w:rsidRDefault="00224C9B" w:rsidP="00224C9B">
      <w:pPr>
        <w:pStyle w:val="ListParagraph"/>
        <w:keepNext/>
        <w:numPr>
          <w:ilvl w:val="1"/>
          <w:numId w:val="26"/>
          <w:numberingChange w:id="763" w:author="Stephen McGough" w:date="2008-06-27T10:38:00Z" w:original="%1:3:0:.%2:3:0:"/>
        </w:numPr>
        <w:spacing w:before="240" w:after="60"/>
        <w:contextualSpacing w:val="0"/>
        <w:outlineLvl w:val="0"/>
        <w:rPr>
          <w:rFonts w:eastAsia="ＭＳ 明朝"/>
          <w:bCs/>
          <w:vanish/>
          <w:kern w:val="32"/>
          <w:sz w:val="20"/>
          <w:szCs w:val="20"/>
          <w:lang w:eastAsia="ja-JP"/>
        </w:rPr>
      </w:pPr>
      <w:bookmarkStart w:id="764" w:name="_Toc201568608"/>
      <w:bookmarkStart w:id="765" w:name="_Toc201568695"/>
      <w:bookmarkEnd w:id="764"/>
      <w:bookmarkEnd w:id="765"/>
    </w:p>
    <w:p w:rsidR="00937135" w:rsidRPr="00937135" w:rsidRDefault="00937135" w:rsidP="00224C9B">
      <w:pPr>
        <w:pStyle w:val="AppendixL3"/>
        <w:numPr>
          <w:numberingChange w:id="766" w:author="Stephen McGough" w:date="2008-06-27T10:38:00Z" w:original="%1:3:0:.%2:3:0:.%3:1:0:"/>
        </w:numPr>
      </w:pPr>
      <w:r w:rsidRPr="00937135">
        <w:t>Introduction</w:t>
      </w:r>
    </w:p>
    <w:p w:rsidR="00937135" w:rsidRPr="00937135" w:rsidRDefault="00937135" w:rsidP="00937135">
      <w:pPr>
        <w:rPr>
          <w:rFonts w:eastAsia="ＭＳ 明朝" w:cs="Arial"/>
          <w:sz w:val="20"/>
          <w:szCs w:val="20"/>
        </w:rPr>
      </w:pPr>
    </w:p>
    <w:p w:rsidR="00937135" w:rsidRPr="00937135" w:rsidRDefault="00937135" w:rsidP="00937135">
      <w:pPr>
        <w:rPr>
          <w:rFonts w:eastAsia="ＭＳ 明朝" w:cs="Arial"/>
          <w:sz w:val="20"/>
          <w:szCs w:val="20"/>
        </w:rPr>
      </w:pPr>
      <w:r w:rsidRPr="00937135">
        <w:rPr>
          <w:rFonts w:eastAsia="ＭＳ 明朝" w:cs="Arial"/>
          <w:sz w:val="20"/>
          <w:szCs w:val="20"/>
        </w:rPr>
        <w:t>Project URL: http://www.assessgrid.eu</w:t>
      </w:r>
    </w:p>
    <w:p w:rsidR="00937135" w:rsidRPr="00937135" w:rsidRDefault="00937135" w:rsidP="00937135">
      <w:pPr>
        <w:rPr>
          <w:rFonts w:eastAsia="ＭＳ 明朝" w:cs="Arial"/>
          <w:sz w:val="20"/>
          <w:szCs w:val="20"/>
        </w:rPr>
      </w:pPr>
    </w:p>
    <w:p w:rsidR="00937135" w:rsidRPr="00224C9B" w:rsidRDefault="00937135" w:rsidP="00937135">
      <w:pPr>
        <w:rPr>
          <w:rFonts w:cs="Arial"/>
          <w:sz w:val="20"/>
          <w:szCs w:val="20"/>
          <w:lang w:eastAsia="ja-JP"/>
        </w:rPr>
      </w:pPr>
      <w:r w:rsidRPr="00937135">
        <w:rPr>
          <w:rFonts w:eastAsia="ＭＳ 明朝" w:cs="Arial"/>
          <w:sz w:val="20"/>
          <w:szCs w:val="20"/>
        </w:rPr>
        <w:t>We use JSDL to describe jobs in a WS-Agreement context.</w:t>
      </w:r>
    </w:p>
    <w:p w:rsidR="00937135" w:rsidRPr="00C019E1" w:rsidRDefault="00937135" w:rsidP="00224C9B">
      <w:pPr>
        <w:pStyle w:val="AppendixL3"/>
        <w:numPr>
          <w:numberingChange w:id="767" w:author="Stephen McGough" w:date="2008-06-27T10:38:00Z" w:original="%1:3:0:.%2:3:0:.%3:2:0:"/>
        </w:numPr>
      </w:pPr>
      <w:r w:rsidRPr="00937135">
        <w:t>Implemented JSDL Elements:</w:t>
      </w:r>
    </w:p>
    <w:p w:rsidR="00937135" w:rsidRPr="00937135" w:rsidRDefault="00937135" w:rsidP="00937135">
      <w:pPr>
        <w:rPr>
          <w:rFonts w:eastAsia="ＭＳ 明朝" w:cs="Arial"/>
          <w:sz w:val="20"/>
          <w:szCs w:val="20"/>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943"/>
        <w:gridCol w:w="567"/>
        <w:gridCol w:w="567"/>
        <w:gridCol w:w="567"/>
        <w:gridCol w:w="2579"/>
      </w:tblGrid>
      <w:tr w:rsidR="00937135" w:rsidRPr="00E238FF">
        <w:trPr>
          <w:tblHeader/>
        </w:trPr>
        <w:tc>
          <w:tcPr>
            <w:tcW w:w="2943"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N/A</w:t>
            </w:r>
          </w:p>
        </w:tc>
        <w:tc>
          <w:tcPr>
            <w:tcW w:w="2579"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C15D82">
            <w:pPr>
              <w:rPr>
                <w:rFonts w:eastAsia="ＭＳ 明朝" w:cs="Arial"/>
                <w:i/>
                <w:sz w:val="18"/>
                <w:szCs w:val="18"/>
              </w:rPr>
            </w:pPr>
            <w:r w:rsidRPr="00E238FF">
              <w:rPr>
                <w:rFonts w:eastAsia="ＭＳ 明朝" w:cs="Arial"/>
                <w:i/>
                <w:sz w:val="18"/>
                <w:szCs w:val="18"/>
              </w:rPr>
              <w:t>Comments</w:t>
            </w:r>
          </w:p>
        </w:tc>
      </w:tr>
      <w:tr w:rsidR="00937135" w:rsidRPr="00E238FF">
        <w:tc>
          <w:tcPr>
            <w:tcW w:w="2943" w:type="dxa"/>
            <w:tcBorders>
              <w:top w:val="single" w:sz="4" w:space="0" w:color="auto"/>
            </w:tcBorders>
          </w:tcPr>
          <w:p w:rsidR="00937135" w:rsidRPr="00E238FF" w:rsidRDefault="00937135" w:rsidP="00C15D82">
            <w:pPr>
              <w:rPr>
                <w:rFonts w:eastAsia="ＭＳ 明朝" w:cs="Arial"/>
                <w:sz w:val="18"/>
                <w:szCs w:val="18"/>
              </w:rPr>
            </w:pPr>
            <w:r w:rsidRPr="00E238FF">
              <w:rPr>
                <w:rFonts w:eastAsia="ＭＳ 明朝" w:cs="Arial"/>
                <w:sz w:val="18"/>
                <w:szCs w:val="18"/>
              </w:rPr>
              <w:t>JobIdentification</w:t>
            </w:r>
          </w:p>
        </w:tc>
        <w:tc>
          <w:tcPr>
            <w:tcW w:w="567" w:type="dxa"/>
            <w:tcBorders>
              <w:top w:val="single" w:sz="4" w:space="0" w:color="auto"/>
            </w:tcBorders>
          </w:tcPr>
          <w:p w:rsidR="00937135" w:rsidRPr="00E238FF" w:rsidRDefault="00937135" w:rsidP="00C15D82">
            <w:pPr>
              <w:rPr>
                <w:rFonts w:eastAsia="ＭＳ 明朝" w:cs="Arial"/>
                <w:sz w:val="18"/>
                <w:szCs w:val="18"/>
              </w:rPr>
            </w:pPr>
          </w:p>
        </w:tc>
        <w:tc>
          <w:tcPr>
            <w:tcW w:w="567" w:type="dxa"/>
            <w:tcBorders>
              <w:top w:val="single" w:sz="4" w:space="0" w:color="auto"/>
            </w:tcBorders>
          </w:tcPr>
          <w:p w:rsidR="00937135" w:rsidRPr="00E238FF" w:rsidRDefault="00937135" w:rsidP="00C15D82">
            <w:pPr>
              <w:rPr>
                <w:rFonts w:eastAsia="ＭＳ 明朝" w:cs="Arial"/>
                <w:sz w:val="18"/>
                <w:szCs w:val="18"/>
              </w:rPr>
            </w:pPr>
          </w:p>
        </w:tc>
        <w:tc>
          <w:tcPr>
            <w:tcW w:w="567" w:type="dxa"/>
            <w:tcBorders>
              <w:top w:val="single" w:sz="4" w:space="0" w:color="auto"/>
            </w:tcBorders>
          </w:tcPr>
          <w:p w:rsidR="00937135" w:rsidRPr="00E238FF" w:rsidRDefault="00937135" w:rsidP="00C15D82">
            <w:pPr>
              <w:rPr>
                <w:rFonts w:eastAsia="ＭＳ 明朝" w:cs="Arial"/>
                <w:sz w:val="18"/>
                <w:szCs w:val="18"/>
              </w:rPr>
            </w:pPr>
          </w:p>
        </w:tc>
        <w:tc>
          <w:tcPr>
            <w:tcW w:w="2579" w:type="dxa"/>
            <w:tcBorders>
              <w:top w:val="single" w:sz="4" w:space="0" w:color="auto"/>
            </w:tcBorders>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JobName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JobAnnotation</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JobProject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Might be added</w:t>
            </w: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 xml:space="preserve">Application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ApplicationName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We use the POSIX extension</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ApplicationVersion</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 xml:space="preserve">Resources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CandidateHosts</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HostName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FileSystem</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Not fully supported, yet, static values are assumed</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MountPoint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MountSource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jc w:val="right"/>
              <w:rPr>
                <w:rFonts w:eastAsia="ＭＳ 明朝" w:cs="Arial"/>
                <w:sz w:val="18"/>
                <w:szCs w:val="18"/>
              </w:rPr>
            </w:pPr>
            <w:r w:rsidRPr="00E238FF">
              <w:rPr>
                <w:rFonts w:eastAsia="ＭＳ 明朝" w:cs="Arial"/>
                <w:sz w:val="18"/>
                <w:szCs w:val="18"/>
              </w:rPr>
              <w:t>DiskSpace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Not enforced, yet</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FileSystemType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It was not quite clear to me, whether scratch is assumed to be cross-mounted for multi-node jobs</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ExclusiveExecution</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r w:rsidRPr="00E238FF">
              <w:rPr>
                <w:rFonts w:eastAsia="ＭＳ 明朝" w:cs="Arial"/>
                <w:sz w:val="18"/>
                <w:szCs w:val="18"/>
              </w:rPr>
              <w:t>Always assumed to be true</w:t>
            </w: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OperatingSystem</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OperatingSystemType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OperatingSystemName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OperatingSystemVersion</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CPUArchitecture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CPUArchitectureName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IndividualCPUSpeed</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IndividualCPUTime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IndividualCPUCount</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IndividualNetworkBandwidth</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IndividualPhysicalMemory</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IndividualVirtualMemory</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IndividualDiskSpace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TotalCPUTime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TotalCPUCount</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TotalPhysicalMemory</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TotalVirtualMemory</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TotalDiskSpace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TotalResourceCount</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DataStaging</w:t>
            </w:r>
            <w:r w:rsidRPr="00E238FF">
              <w:rPr>
                <w:rFonts w:eastAsia="ＭＳ 明朝" w:cs="Arial"/>
                <w:sz w:val="18"/>
                <w:szCs w:val="18"/>
              </w:rPr>
              <w:tab/>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FileName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FilesystemName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CreationFlag</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DeleteOnTermination</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Source</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Target</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POSIXApplication</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Executable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Argument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Input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Output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Error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WorkingDirectory</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Environment </w:t>
            </w: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WallTimeLimit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FileSizeLimit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CoreDumpLimit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DataSegmentLimit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LockedMemoryLimit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MemoryLimit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OpenDescriptorsLimit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PipeSizeLimit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StackSizeLimit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CPUTimeLimit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ProcessCountLimit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VirtualMemoryLimit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ThreadCountLimit</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UserName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GroupName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r w:rsidRPr="00E238FF">
              <w:rPr>
                <w:rFonts w:eastAsia="ＭＳ 明朝" w:cs="Arial"/>
                <w:sz w:val="18"/>
                <w:szCs w:val="18"/>
              </w:rPr>
              <w:t>X</w:t>
            </w: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rPr>
                <w:rFonts w:eastAsia="ＭＳ 明朝" w:cs="Arial"/>
                <w:sz w:val="18"/>
                <w:szCs w:val="18"/>
              </w:rPr>
            </w:pPr>
            <w:r w:rsidRPr="00E238FF">
              <w:rPr>
                <w:rFonts w:eastAsia="ＭＳ 明朝" w:cs="Arial"/>
                <w:sz w:val="18"/>
                <w:szCs w:val="18"/>
              </w:rPr>
              <w:t>HPCProfileApplication</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Executable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Argument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Input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Output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Error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WorkingDirectory</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 xml:space="preserve">Environment </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r w:rsidR="00937135" w:rsidRPr="00E238FF">
        <w:tc>
          <w:tcPr>
            <w:tcW w:w="2943" w:type="dxa"/>
          </w:tcPr>
          <w:p w:rsidR="00937135" w:rsidRPr="00E238FF" w:rsidRDefault="00937135" w:rsidP="00C15D82">
            <w:pPr>
              <w:ind w:firstLine="720"/>
              <w:jc w:val="right"/>
              <w:rPr>
                <w:rFonts w:eastAsia="ＭＳ 明朝" w:cs="Arial"/>
                <w:sz w:val="18"/>
                <w:szCs w:val="18"/>
              </w:rPr>
            </w:pPr>
            <w:r w:rsidRPr="00E238FF">
              <w:rPr>
                <w:rFonts w:eastAsia="ＭＳ 明朝" w:cs="Arial"/>
                <w:sz w:val="18"/>
                <w:szCs w:val="18"/>
              </w:rPr>
              <w:t>UserName</w:t>
            </w: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567" w:type="dxa"/>
          </w:tcPr>
          <w:p w:rsidR="00937135" w:rsidRPr="00E238FF" w:rsidRDefault="00937135" w:rsidP="00C15D82">
            <w:pPr>
              <w:rPr>
                <w:rFonts w:eastAsia="ＭＳ 明朝" w:cs="Arial"/>
                <w:sz w:val="18"/>
                <w:szCs w:val="18"/>
              </w:rPr>
            </w:pPr>
          </w:p>
        </w:tc>
        <w:tc>
          <w:tcPr>
            <w:tcW w:w="2579" w:type="dxa"/>
          </w:tcPr>
          <w:p w:rsidR="00937135" w:rsidRPr="00E238FF" w:rsidRDefault="00937135" w:rsidP="00C15D82">
            <w:pPr>
              <w:rPr>
                <w:rFonts w:eastAsia="ＭＳ 明朝" w:cs="Arial"/>
                <w:sz w:val="18"/>
                <w:szCs w:val="18"/>
              </w:rPr>
            </w:pPr>
          </w:p>
        </w:tc>
      </w:tr>
    </w:tbl>
    <w:p w:rsidR="00937135" w:rsidRPr="00937135" w:rsidRDefault="00937135" w:rsidP="00937135">
      <w:pPr>
        <w:rPr>
          <w:rFonts w:eastAsia="ＭＳ 明朝" w:cs="Arial"/>
          <w:sz w:val="20"/>
          <w:szCs w:val="20"/>
        </w:rPr>
      </w:pPr>
    </w:p>
    <w:p w:rsidR="00937135" w:rsidRPr="00937135" w:rsidRDefault="00937135" w:rsidP="00224C9B">
      <w:pPr>
        <w:pStyle w:val="AppendixL3"/>
        <w:numPr>
          <w:numberingChange w:id="768" w:author="Stephen McGough" w:date="2008-06-27T10:38:00Z" w:original="%1:3:0:.%2:3:0:.%3:3:0:"/>
        </w:numPr>
      </w:pPr>
      <w:r w:rsidRPr="00937135">
        <w:t>Other problems encountered:</w:t>
      </w:r>
    </w:p>
    <w:p w:rsidR="00937135" w:rsidRPr="00937135" w:rsidRDefault="00937135" w:rsidP="00937135">
      <w:pPr>
        <w:rPr>
          <w:rFonts w:eastAsia="ＭＳ 明朝" w:cs="Arial"/>
          <w:sz w:val="20"/>
          <w:szCs w:val="20"/>
          <w:lang w:eastAsia="ja-JP"/>
        </w:rPr>
      </w:pPr>
    </w:p>
    <w:p w:rsidR="00937135" w:rsidRPr="00224C9B" w:rsidRDefault="00937135" w:rsidP="00937135">
      <w:pPr>
        <w:pStyle w:val="AppendixL3"/>
        <w:numPr>
          <w:numberingChange w:id="769" w:author="Stephen McGough" w:date="2008-06-27T10:38:00Z" w:original="%1:3:0:.%2:3:0:.%3:4:0:"/>
        </w:numPr>
      </w:pPr>
      <w:r w:rsidRPr="00937135">
        <w:t>Mappings to existing systems:</w:t>
      </w:r>
    </w:p>
    <w:p w:rsidR="00937135" w:rsidRPr="00937135" w:rsidRDefault="00937135" w:rsidP="00CD7835">
      <w:pPr>
        <w:jc w:val="both"/>
        <w:rPr>
          <w:rFonts w:eastAsia="ＭＳ 明朝" w:cs="Arial"/>
          <w:sz w:val="20"/>
          <w:szCs w:val="20"/>
          <w:lang w:eastAsia="ja-JP"/>
        </w:rPr>
      </w:pPr>
      <w:r w:rsidRPr="00937135">
        <w:rPr>
          <w:rFonts w:eastAsia="ＭＳ 明朝" w:cs="Arial"/>
          <w:sz w:val="20"/>
          <w:szCs w:val="20"/>
        </w:rPr>
        <w:t>We are mapping JSDL to OpenCCS, a planning based scheduler. The major problem was that the planning based scheduler expects information like earliest start time and a deadline for the job. It would be nice if this was included in JSDL or some extension.</w:t>
      </w:r>
    </w:p>
    <w:p w:rsidR="00937135" w:rsidRPr="00224C9B" w:rsidRDefault="00937135" w:rsidP="00937135">
      <w:pPr>
        <w:pStyle w:val="AppendixL3"/>
        <w:numPr>
          <w:ilvl w:val="3"/>
          <w:numId w:val="26"/>
          <w:numberingChange w:id="770" w:author="Stephen McGough" w:date="2008-06-27T10:38:00Z" w:original="%1:3:0:.%2:3:0:.%3:4:0:.%4:1:0:"/>
        </w:numPr>
      </w:pPr>
      <w:r w:rsidRPr="00937135">
        <w:t>Enhancements:</w:t>
      </w:r>
    </w:p>
    <w:p w:rsidR="00937135" w:rsidRPr="00937135" w:rsidRDefault="00937135" w:rsidP="00937135">
      <w:pPr>
        <w:rPr>
          <w:rFonts w:eastAsia="ＭＳ 明朝" w:cs="Arial"/>
          <w:sz w:val="20"/>
          <w:szCs w:val="20"/>
        </w:rPr>
      </w:pPr>
      <w:r w:rsidRPr="00937135">
        <w:rPr>
          <w:rFonts w:eastAsia="ＭＳ 明朝" w:cs="Arial"/>
          <w:sz w:val="20"/>
          <w:szCs w:val="20"/>
        </w:rPr>
        <w:t>We have introduced a quality of service measure “Probability of Failure”:</w:t>
      </w:r>
    </w:p>
    <w:p w:rsidR="00937135" w:rsidRPr="00937135" w:rsidRDefault="00937135" w:rsidP="00937135">
      <w:pPr>
        <w:ind w:firstLine="720"/>
        <w:rPr>
          <w:rFonts w:eastAsia="ＭＳ 明朝" w:cs="Arial"/>
          <w:sz w:val="20"/>
          <w:szCs w:val="20"/>
        </w:rPr>
      </w:pPr>
      <w:r w:rsidRPr="00937135">
        <w:rPr>
          <w:rFonts w:eastAsia="ＭＳ 明朝" w:cs="Arial"/>
          <w:sz w:val="20"/>
          <w:szCs w:val="20"/>
        </w:rPr>
        <w:t>&lt;assessgrid:PoFassessgrid:unit="%"&gt;10&lt;/assessgrid:PoF&gt;</w:t>
      </w:r>
    </w:p>
    <w:p w:rsidR="00937135" w:rsidRPr="00937135" w:rsidRDefault="00937135" w:rsidP="00937135">
      <w:pPr>
        <w:rPr>
          <w:rFonts w:eastAsia="ＭＳ 明朝" w:cs="Arial"/>
          <w:sz w:val="20"/>
          <w:szCs w:val="20"/>
        </w:rPr>
      </w:pPr>
    </w:p>
    <w:p w:rsidR="00937135" w:rsidRPr="00937135" w:rsidRDefault="00937135" w:rsidP="00937135">
      <w:pPr>
        <w:rPr>
          <w:rFonts w:eastAsia="ＭＳ 明朝" w:cs="Arial"/>
          <w:sz w:val="20"/>
          <w:szCs w:val="20"/>
        </w:rPr>
      </w:pPr>
      <w:r w:rsidRPr="00937135">
        <w:rPr>
          <w:rFonts w:eastAsia="ＭＳ 明朝" w:cs="Arial"/>
          <w:sz w:val="20"/>
          <w:szCs w:val="20"/>
        </w:rPr>
        <w:t>Further more, we need scheduling attributes:</w:t>
      </w:r>
    </w:p>
    <w:p w:rsidR="00937135" w:rsidRPr="00937135" w:rsidRDefault="00937135" w:rsidP="00937135">
      <w:pPr>
        <w:ind w:firstLine="720"/>
        <w:rPr>
          <w:rFonts w:eastAsia="ＭＳ 明朝" w:cs="Arial"/>
          <w:sz w:val="20"/>
          <w:szCs w:val="20"/>
        </w:rPr>
      </w:pPr>
      <w:r w:rsidRPr="00937135">
        <w:rPr>
          <w:rFonts w:eastAsia="ＭＳ 明朝" w:cs="Arial"/>
          <w:sz w:val="20"/>
          <w:szCs w:val="20"/>
        </w:rPr>
        <w:t>&lt;assessgrid:EarliestStartTime&gt;2007-03-01T00:00:00+01:00&lt;/assessgrid:EarliestStartTime&gt;</w:t>
      </w:r>
    </w:p>
    <w:p w:rsidR="00937135" w:rsidRPr="00937135" w:rsidRDefault="00937135" w:rsidP="00937135">
      <w:pPr>
        <w:ind w:firstLine="720"/>
        <w:rPr>
          <w:rFonts w:eastAsia="ＭＳ 明朝" w:cs="Arial"/>
          <w:sz w:val="20"/>
          <w:szCs w:val="20"/>
        </w:rPr>
      </w:pPr>
      <w:r w:rsidRPr="00937135">
        <w:rPr>
          <w:rFonts w:eastAsia="ＭＳ 明朝" w:cs="Arial"/>
          <w:sz w:val="20"/>
          <w:szCs w:val="20"/>
        </w:rPr>
        <w:t>&lt;assessgrid:LatestFinishTime&gt;2007-03-01T12:00:00+01:00&lt;/assessgrid:LatestFinishTime&gt;</w:t>
      </w:r>
    </w:p>
    <w:p w:rsidR="00937135" w:rsidRPr="00937135" w:rsidRDefault="00937135" w:rsidP="00937135">
      <w:pPr>
        <w:rPr>
          <w:rFonts w:eastAsia="ＭＳ 明朝" w:cs="Arial"/>
          <w:sz w:val="20"/>
          <w:szCs w:val="20"/>
        </w:rPr>
      </w:pPr>
    </w:p>
    <w:p w:rsidR="00937135" w:rsidRPr="00224C9B" w:rsidRDefault="00937135" w:rsidP="00CD7835">
      <w:pPr>
        <w:jc w:val="both"/>
        <w:rPr>
          <w:rFonts w:eastAsia="ＭＳ 明朝" w:cs="Arial"/>
          <w:sz w:val="20"/>
          <w:szCs w:val="20"/>
          <w:lang w:eastAsia="ja-JP"/>
        </w:rPr>
      </w:pPr>
      <w:r w:rsidRPr="00937135">
        <w:rPr>
          <w:rFonts w:eastAsia="ＭＳ 明朝" w:cs="Arial"/>
          <w:sz w:val="20"/>
          <w:szCs w:val="20"/>
        </w:rPr>
        <w:t>As well as tags, when the Stage-In files become available and when until when the results are kept.</w:t>
      </w:r>
    </w:p>
    <w:p w:rsidR="00937135" w:rsidRPr="00224C9B" w:rsidRDefault="00937135" w:rsidP="00937135">
      <w:pPr>
        <w:pStyle w:val="AppendixL3"/>
        <w:numPr>
          <w:numberingChange w:id="771" w:author="Stephen McGough" w:date="2008-06-27T10:38:00Z" w:original="%1:3:0:.%2:3:0:.%3:5:0:"/>
        </w:numPr>
      </w:pPr>
      <w:r w:rsidRPr="00937135">
        <w:t>Participation in interoperability tests:</w:t>
      </w:r>
    </w:p>
    <w:p w:rsidR="00937135" w:rsidRPr="00937135" w:rsidRDefault="00937135" w:rsidP="00224C9B">
      <w:pPr>
        <w:rPr>
          <w:rFonts w:eastAsia="ＭＳ 明朝" w:cs="Arial"/>
          <w:sz w:val="20"/>
          <w:szCs w:val="20"/>
          <w:lang w:eastAsia="ja-JP"/>
        </w:rPr>
      </w:pPr>
      <w:r w:rsidRPr="00937135">
        <w:rPr>
          <w:rFonts w:eastAsia="ＭＳ 明朝" w:cs="Arial"/>
          <w:sz w:val="20"/>
          <w:szCs w:val="20"/>
        </w:rPr>
        <w:t>We did not participate in any JSDL interop tests and do not plan to do that at the moment.</w:t>
      </w:r>
    </w:p>
    <w:p w:rsidR="00937135" w:rsidRPr="00224C9B" w:rsidRDefault="00937135" w:rsidP="00C019E1">
      <w:pPr>
        <w:pStyle w:val="AppendixL3"/>
        <w:numPr>
          <w:numberingChange w:id="772" w:author="Stephen McGough" w:date="2008-06-27T10:38:00Z" w:original="%1:3:0:.%2:3:0:.%3:6:0:"/>
        </w:numPr>
      </w:pPr>
      <w:r w:rsidRPr="00937135">
        <w:t>Security:</w:t>
      </w:r>
    </w:p>
    <w:p w:rsidR="00937135" w:rsidRPr="00224C9B" w:rsidRDefault="00937135" w:rsidP="00CD7835">
      <w:pPr>
        <w:jc w:val="both"/>
        <w:rPr>
          <w:rFonts w:eastAsia="ＭＳ 明朝" w:cs="Arial"/>
          <w:sz w:val="20"/>
          <w:szCs w:val="20"/>
          <w:lang w:eastAsia="ja-JP"/>
        </w:rPr>
      </w:pPr>
      <w:r w:rsidRPr="00937135">
        <w:rPr>
          <w:rFonts w:eastAsia="ＭＳ 明朝" w:cs="Arial"/>
          <w:sz w:val="20"/>
          <w:szCs w:val="20"/>
        </w:rPr>
        <w:t xml:space="preserve">All communication is secured over WS-SecureConversation with the Globus Toolkit 4. This did not create any problems. </w:t>
      </w:r>
    </w:p>
    <w:p w:rsidR="00224C9B" w:rsidRPr="00C019E1" w:rsidRDefault="00937135" w:rsidP="00224C9B">
      <w:pPr>
        <w:pStyle w:val="AppendixL2"/>
        <w:numPr>
          <w:numberingChange w:id="773" w:author="Stephen McGough" w:date="2008-06-27T10:38:00Z" w:original="Appendix %1:3:0:.%2:4:0:"/>
        </w:numPr>
      </w:pPr>
      <w:bookmarkStart w:id="774" w:name="_Toc77141877"/>
      <w:r w:rsidRPr="00C019E1">
        <w:t>Collaborative Climate Community Data and Processing Grid (C3Grid)</w:t>
      </w:r>
      <w:bookmarkEnd w:id="774"/>
    </w:p>
    <w:p w:rsidR="00224C9B" w:rsidRDefault="00224C9B" w:rsidP="00937135">
      <w:pPr>
        <w:rPr>
          <w:rFonts w:cs="Arial"/>
          <w:sz w:val="20"/>
          <w:szCs w:val="20"/>
          <w:lang w:eastAsia="ja-JP"/>
        </w:rPr>
      </w:pPr>
      <w:r w:rsidRPr="00224C9B">
        <w:rPr>
          <w:rFonts w:cs="Arial"/>
          <w:sz w:val="20"/>
          <w:szCs w:val="20"/>
          <w:lang w:eastAsia="ja-JP"/>
        </w:rPr>
        <w:t>WP6: C3G</w:t>
      </w:r>
      <w:r>
        <w:rPr>
          <w:rFonts w:cs="Arial"/>
          <w:sz w:val="20"/>
          <w:szCs w:val="20"/>
          <w:lang w:eastAsia="ja-JP"/>
        </w:rPr>
        <w:t>rid Workflow Scheduling Service</w:t>
      </w:r>
    </w:p>
    <w:p w:rsidR="00937135" w:rsidRPr="00635173" w:rsidRDefault="00937135" w:rsidP="00937135">
      <w:pPr>
        <w:rPr>
          <w:rFonts w:cs="Arial"/>
          <w:sz w:val="20"/>
          <w:szCs w:val="20"/>
          <w:lang w:eastAsia="ja-JP"/>
        </w:rPr>
      </w:pPr>
      <w:r w:rsidRPr="00635173">
        <w:rPr>
          <w:rFonts w:cs="Arial"/>
          <w:sz w:val="20"/>
          <w:szCs w:val="20"/>
          <w:lang w:eastAsia="ja-JP"/>
        </w:rPr>
        <w:t>Contact:</w:t>
      </w:r>
      <w:r w:rsidR="00A80D38">
        <w:rPr>
          <w:rFonts w:cs="Arial" w:hint="eastAsia"/>
          <w:sz w:val="20"/>
          <w:szCs w:val="20"/>
          <w:lang w:eastAsia="ja-JP"/>
        </w:rPr>
        <w:t xml:space="preserve">  </w:t>
      </w:r>
      <w:r w:rsidRPr="00635173">
        <w:rPr>
          <w:rFonts w:cs="Arial"/>
          <w:sz w:val="20"/>
          <w:szCs w:val="20"/>
          <w:lang w:eastAsia="ja-JP"/>
        </w:rPr>
        <w:t>Alexander Papaspyrou</w:t>
      </w:r>
      <w:r w:rsidR="00C019E1" w:rsidRPr="00635173">
        <w:rPr>
          <w:rFonts w:cs="Arial" w:hint="eastAsia"/>
          <w:sz w:val="20"/>
          <w:szCs w:val="20"/>
          <w:lang w:eastAsia="ja-JP"/>
        </w:rPr>
        <w:t xml:space="preserve">, </w:t>
      </w:r>
      <w:r w:rsidRPr="00635173">
        <w:rPr>
          <w:rFonts w:cs="Arial"/>
          <w:sz w:val="20"/>
          <w:szCs w:val="20"/>
          <w:lang w:eastAsia="ja-JP"/>
        </w:rPr>
        <w:t>Christian Grimme</w:t>
      </w:r>
    </w:p>
    <w:p w:rsidR="00937135" w:rsidRPr="00635173" w:rsidRDefault="00937135" w:rsidP="00937135">
      <w:pPr>
        <w:rPr>
          <w:rFonts w:cs="Arial"/>
          <w:sz w:val="20"/>
          <w:szCs w:val="20"/>
          <w:lang w:eastAsia="ja-JP"/>
        </w:rPr>
      </w:pPr>
      <w:r w:rsidRPr="00635173">
        <w:rPr>
          <w:rFonts w:cs="Arial"/>
          <w:sz w:val="20"/>
          <w:szCs w:val="20"/>
          <w:lang w:eastAsia="ja-JP"/>
        </w:rPr>
        <w:t>Date:20.02.2008</w:t>
      </w:r>
    </w:p>
    <w:p w:rsidR="00937135" w:rsidRPr="00937135" w:rsidRDefault="00937135" w:rsidP="00937135">
      <w:pPr>
        <w:rPr>
          <w:rFonts w:cs="Arial"/>
          <w:i/>
          <w:sz w:val="20"/>
          <w:szCs w:val="20"/>
          <w:lang w:eastAsia="ja-JP"/>
        </w:rPr>
      </w:pPr>
    </w:p>
    <w:p w:rsidR="00224C9B" w:rsidRPr="00224C9B" w:rsidRDefault="00224C9B" w:rsidP="00224C9B">
      <w:pPr>
        <w:pStyle w:val="ListParagraph"/>
        <w:keepNext/>
        <w:numPr>
          <w:ilvl w:val="1"/>
          <w:numId w:val="26"/>
          <w:numberingChange w:id="775" w:author="Stephen McGough" w:date="2008-06-27T10:38:00Z" w:original="%1:3:0:.%2:4:0:"/>
        </w:numPr>
        <w:spacing w:before="240" w:after="60"/>
        <w:contextualSpacing w:val="0"/>
        <w:outlineLvl w:val="0"/>
        <w:rPr>
          <w:rFonts w:eastAsia="ＭＳ 明朝"/>
          <w:bCs/>
          <w:vanish/>
          <w:kern w:val="32"/>
          <w:sz w:val="20"/>
          <w:szCs w:val="20"/>
          <w:lang w:eastAsia="ja-JP"/>
        </w:rPr>
      </w:pPr>
      <w:bookmarkStart w:id="776" w:name="_Toc201568617"/>
      <w:bookmarkStart w:id="777" w:name="_Toc201568704"/>
      <w:bookmarkEnd w:id="776"/>
      <w:bookmarkEnd w:id="777"/>
    </w:p>
    <w:p w:rsidR="00937135" w:rsidRPr="00937135" w:rsidRDefault="00937135" w:rsidP="00224C9B">
      <w:pPr>
        <w:pStyle w:val="AppendixL3"/>
        <w:numPr>
          <w:numberingChange w:id="778" w:author="Stephen McGough" w:date="2008-06-27T10:38:00Z" w:original="%1:3:0:.%2:4:0:.%3:1:0:"/>
        </w:numPr>
      </w:pPr>
      <w:r w:rsidRPr="00937135">
        <w:t>Introduction</w:t>
      </w:r>
    </w:p>
    <w:p w:rsidR="00937135" w:rsidRPr="00937135" w:rsidRDefault="00937135" w:rsidP="00CD7835">
      <w:pPr>
        <w:jc w:val="both"/>
        <w:rPr>
          <w:rFonts w:cs="Arial"/>
          <w:bCs/>
          <w:sz w:val="20"/>
          <w:szCs w:val="20"/>
          <w:lang w:eastAsia="ja-JP"/>
        </w:rPr>
      </w:pPr>
      <w:r w:rsidRPr="00937135">
        <w:rPr>
          <w:rFonts w:cs="Arial"/>
          <w:bCs/>
          <w:sz w:val="20"/>
          <w:szCs w:val="20"/>
          <w:lang w:eastAsia="ja-JP"/>
        </w:rPr>
        <w:t>The Collaborative Climate Community Data and Processing Grid (C3Grid) is a cooperation of earth system science and computer science researchers that aims to provide an integrated Grid technology solution for Earth System Science.</w:t>
      </w:r>
    </w:p>
    <w:p w:rsidR="00937135" w:rsidRPr="00937135" w:rsidRDefault="00937135" w:rsidP="00937135">
      <w:pPr>
        <w:rPr>
          <w:rFonts w:cs="Arial"/>
          <w:bCs/>
          <w:sz w:val="20"/>
          <w:szCs w:val="20"/>
          <w:lang w:eastAsia="ja-JP"/>
        </w:rPr>
      </w:pPr>
      <w:r w:rsidRPr="00937135">
        <w:rPr>
          <w:rFonts w:cs="Arial"/>
          <w:bCs/>
          <w:sz w:val="20"/>
          <w:szCs w:val="20"/>
          <w:lang w:eastAsia="ja-JP"/>
        </w:rPr>
        <w:t>Major challenges regarding workflow planning and management include</w:t>
      </w:r>
    </w:p>
    <w:p w:rsidR="00937135" w:rsidRPr="00937135" w:rsidRDefault="00937135" w:rsidP="00CD7835">
      <w:pPr>
        <w:numPr>
          <w:ilvl w:val="0"/>
          <w:numId w:val="18"/>
          <w:numberingChange w:id="779" w:author="Stephen McGough" w:date="2008-06-27T10:38:00Z" w:original=""/>
        </w:numPr>
        <w:jc w:val="both"/>
        <w:rPr>
          <w:rFonts w:cs="Arial"/>
          <w:bCs/>
          <w:sz w:val="20"/>
          <w:szCs w:val="20"/>
          <w:lang w:eastAsia="ja-JP"/>
        </w:rPr>
      </w:pPr>
      <w:r w:rsidRPr="00937135">
        <w:rPr>
          <w:rFonts w:cs="Arial"/>
          <w:bCs/>
          <w:sz w:val="20"/>
          <w:szCs w:val="20"/>
          <w:lang w:eastAsia="ja-JP"/>
        </w:rPr>
        <w:t>Standardized access to heterogeneous and distributed data archives and intelligent data preselection and preprocessing to minimize wide-area transfers.</w:t>
      </w:r>
    </w:p>
    <w:p w:rsidR="00937135" w:rsidRPr="00937135" w:rsidRDefault="00937135" w:rsidP="00CD7835">
      <w:pPr>
        <w:numPr>
          <w:ilvl w:val="0"/>
          <w:numId w:val="18"/>
          <w:numberingChange w:id="780" w:author="Stephen McGough" w:date="2008-06-27T10:38:00Z" w:original=""/>
        </w:numPr>
        <w:jc w:val="both"/>
        <w:rPr>
          <w:rFonts w:cs="Arial"/>
          <w:bCs/>
          <w:sz w:val="20"/>
          <w:szCs w:val="20"/>
          <w:lang w:eastAsia="ja-JP"/>
        </w:rPr>
      </w:pPr>
      <w:r w:rsidRPr="00937135">
        <w:rPr>
          <w:rFonts w:cs="Arial"/>
          <w:bCs/>
          <w:sz w:val="20"/>
          <w:szCs w:val="20"/>
          <w:lang w:eastAsia="ja-JP"/>
        </w:rPr>
        <w:t>Automatic co-allocation of compute and data resources to ensure just-in-time data availability for compute jobs using planned transfers.</w:t>
      </w:r>
    </w:p>
    <w:p w:rsidR="00937135" w:rsidRPr="00937135" w:rsidRDefault="00937135" w:rsidP="00CD7835">
      <w:pPr>
        <w:numPr>
          <w:ilvl w:val="0"/>
          <w:numId w:val="18"/>
          <w:numberingChange w:id="781" w:author="Stephen McGough" w:date="2008-06-27T10:38:00Z" w:original=""/>
        </w:numPr>
        <w:jc w:val="both"/>
        <w:rPr>
          <w:rFonts w:cs="Arial"/>
          <w:bCs/>
          <w:sz w:val="20"/>
          <w:szCs w:val="20"/>
          <w:lang w:eastAsia="ja-JP"/>
        </w:rPr>
      </w:pPr>
      <w:r w:rsidRPr="00937135">
        <w:rPr>
          <w:rFonts w:cs="Arial"/>
          <w:bCs/>
          <w:sz w:val="20"/>
          <w:szCs w:val="20"/>
          <w:lang w:eastAsia="ja-JP"/>
        </w:rPr>
        <w:t>Unified usage of compute resources with next-generation scheduling features such as negotiation and agreement for advance reservation.</w:t>
      </w:r>
    </w:p>
    <w:p w:rsidR="00D126FE" w:rsidRPr="00937135" w:rsidRDefault="00937135" w:rsidP="00CD7835">
      <w:pPr>
        <w:jc w:val="both"/>
        <w:rPr>
          <w:rFonts w:cs="Arial"/>
          <w:bCs/>
          <w:sz w:val="20"/>
          <w:szCs w:val="20"/>
          <w:lang w:eastAsia="ja-JP"/>
        </w:rPr>
      </w:pPr>
      <w:r w:rsidRPr="00937135">
        <w:rPr>
          <w:rFonts w:cs="Arial"/>
          <w:bCs/>
          <w:sz w:val="20"/>
          <w:szCs w:val="20"/>
          <w:lang w:eastAsia="ja-JP"/>
        </w:rPr>
        <w:t>The C3Grid Workflow Scheduling Service (WSS) provides comprehensive support for submission, planning, execution, and control of workflows with respect to the aforementioned requirements.</w:t>
      </w:r>
    </w:p>
    <w:p w:rsidR="00937135" w:rsidRPr="00224C9B" w:rsidRDefault="00D126FE" w:rsidP="00937135">
      <w:pPr>
        <w:pStyle w:val="AppendixL3"/>
        <w:numPr>
          <w:numberingChange w:id="782" w:author="Stephen McGough" w:date="2008-06-27T10:38:00Z" w:original="%1:3:0:.%2:4:0:.%3:2:0:"/>
        </w:numPr>
      </w:pPr>
      <w:r>
        <w:t>Implemented JSDL Elements</w:t>
      </w:r>
    </w:p>
    <w:tbl>
      <w:tblPr>
        <w:tblStyle w:val="TableGrid"/>
        <w:tblW w:w="0" w:type="auto"/>
        <w:tblLook w:val="01E0"/>
      </w:tblPr>
      <w:tblGrid>
        <w:gridCol w:w="2478"/>
        <w:gridCol w:w="527"/>
        <w:gridCol w:w="447"/>
        <w:gridCol w:w="517"/>
        <w:gridCol w:w="3601"/>
      </w:tblGrid>
      <w:tr w:rsidR="00937135" w:rsidRPr="00E238FF">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JSDL Element</w:t>
            </w:r>
          </w:p>
        </w:tc>
        <w:tc>
          <w:tcPr>
            <w:tcW w:w="0" w:type="auto"/>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Yes</w:t>
            </w:r>
          </w:p>
        </w:tc>
        <w:tc>
          <w:tcPr>
            <w:tcW w:w="0" w:type="auto"/>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No</w:t>
            </w:r>
          </w:p>
        </w:tc>
        <w:tc>
          <w:tcPr>
            <w:tcW w:w="0" w:type="auto"/>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N/A</w:t>
            </w:r>
          </w:p>
        </w:tc>
        <w:tc>
          <w:tcPr>
            <w:tcW w:w="3601" w:type="dxa"/>
            <w:tcBorders>
              <w:top w:val="single" w:sz="4" w:space="0" w:color="auto"/>
              <w:left w:val="single" w:sz="4" w:space="0" w:color="auto"/>
              <w:bottom w:val="single" w:sz="4" w:space="0" w:color="auto"/>
              <w:right w:val="single" w:sz="4" w:space="0" w:color="auto"/>
            </w:tcBorders>
            <w:shd w:val="clear" w:color="auto" w:fill="F3F3F3"/>
          </w:tcPr>
          <w:p w:rsidR="00937135" w:rsidRPr="00E238FF" w:rsidRDefault="00937135" w:rsidP="00937135">
            <w:pPr>
              <w:rPr>
                <w:rFonts w:cs="Arial"/>
                <w:i/>
                <w:sz w:val="18"/>
                <w:szCs w:val="18"/>
                <w:lang w:eastAsia="ja-JP"/>
              </w:rPr>
            </w:pPr>
            <w:r w:rsidRPr="00E238FF">
              <w:rPr>
                <w:rFonts w:cs="Arial"/>
                <w:i/>
                <w:sz w:val="18"/>
                <w:szCs w:val="18"/>
                <w:lang w:eastAsia="ja-JP"/>
              </w:rPr>
              <w:t>Comments</w:t>
            </w:r>
          </w:p>
        </w:tc>
      </w:tr>
      <w:tr w:rsidR="00937135" w:rsidRPr="00E238FF">
        <w:tc>
          <w:tcPr>
            <w:tcW w:w="0" w:type="auto"/>
            <w:tcBorders>
              <w:top w:val="single" w:sz="4" w:space="0" w:color="auto"/>
            </w:tcBorders>
          </w:tcPr>
          <w:p w:rsidR="00937135" w:rsidRPr="00E238FF" w:rsidRDefault="00937135" w:rsidP="00937135">
            <w:pPr>
              <w:rPr>
                <w:rFonts w:cs="Arial"/>
                <w:sz w:val="18"/>
                <w:szCs w:val="18"/>
                <w:lang w:eastAsia="ja-JP"/>
              </w:rPr>
            </w:pPr>
            <w:r w:rsidRPr="00E238FF">
              <w:rPr>
                <w:rFonts w:cs="Arial"/>
                <w:sz w:val="18"/>
                <w:szCs w:val="18"/>
                <w:lang w:eastAsia="ja-JP"/>
              </w:rPr>
              <w:t>JobIdentification</w:t>
            </w:r>
          </w:p>
        </w:tc>
        <w:tc>
          <w:tcPr>
            <w:tcW w:w="0" w:type="auto"/>
            <w:tcBorders>
              <w:top w:val="single" w:sz="4" w:space="0" w:color="auto"/>
            </w:tcBorders>
          </w:tcPr>
          <w:p w:rsidR="00937135" w:rsidRPr="00E238FF" w:rsidRDefault="00937135" w:rsidP="00937135">
            <w:pPr>
              <w:rPr>
                <w:rFonts w:cs="Arial"/>
                <w:sz w:val="18"/>
                <w:szCs w:val="18"/>
                <w:lang w:eastAsia="ja-JP"/>
              </w:rPr>
            </w:pPr>
          </w:p>
        </w:tc>
        <w:tc>
          <w:tcPr>
            <w:tcW w:w="0" w:type="auto"/>
            <w:tcBorders>
              <w:top w:val="single" w:sz="4" w:space="0" w:color="auto"/>
            </w:tcBorders>
          </w:tcPr>
          <w:p w:rsidR="00937135" w:rsidRPr="00E238FF" w:rsidRDefault="00937135" w:rsidP="00937135">
            <w:pPr>
              <w:rPr>
                <w:rFonts w:cs="Arial"/>
                <w:sz w:val="18"/>
                <w:szCs w:val="18"/>
                <w:lang w:eastAsia="ja-JP"/>
              </w:rPr>
            </w:pPr>
          </w:p>
        </w:tc>
        <w:tc>
          <w:tcPr>
            <w:tcW w:w="0" w:type="auto"/>
            <w:tcBorders>
              <w:top w:val="single" w:sz="4" w:space="0" w:color="auto"/>
            </w:tcBorders>
          </w:tcPr>
          <w:p w:rsidR="00937135" w:rsidRPr="00E238FF" w:rsidRDefault="00937135" w:rsidP="00937135">
            <w:pPr>
              <w:rPr>
                <w:rFonts w:cs="Arial"/>
                <w:sz w:val="18"/>
                <w:szCs w:val="18"/>
                <w:lang w:eastAsia="ja-JP"/>
              </w:rPr>
            </w:pPr>
          </w:p>
        </w:tc>
        <w:tc>
          <w:tcPr>
            <w:tcW w:w="3601" w:type="dxa"/>
            <w:tcBorders>
              <w:top w:val="single" w:sz="4" w:space="0" w:color="auto"/>
            </w:tcBorders>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JobName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JobAnnotation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Not currently.</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JobProject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Not currently.</w:t>
            </w: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 xml:space="preserve">Application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ApplicationName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(for predefined, user portal-selectable workflows).</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ApplicationVersion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(for predefined, Grid portal-selectable workflows).</w:t>
            </w: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 xml:space="preserve">Resources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CandidateHosts</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For user preselection, portal preselection (data staging jobs only), and scheduler (candidate set generator) preselection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HostName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Can be virtual (aka. key for  Information System)</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FileSystem</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MountPoint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If provider-defined in Information System</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MountSource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DiskSpace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FileSystemType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ExclusiveExecution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OperatingSystem</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OperatingSystemType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OperatingSystemName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OperatingSystemVersion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CPUArchitecture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CPUArchitectureName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IndividualCPUSpeed</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IndividualCPUTime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IndividualCPUCount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IndividualNetworkBandwidth</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IndividualPhysicalMemory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IndividualVirtualMemory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IndividualDiskSpace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TotalCPUTime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TotalCPUCount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TotalPhysicalMemory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TotalVirtualMemory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TotalDiskSpace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TotalResourceCount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DataStaging</w:t>
            </w:r>
            <w:r w:rsidRPr="00E238FF">
              <w:rPr>
                <w:rFonts w:cs="Arial"/>
                <w:sz w:val="18"/>
                <w:szCs w:val="18"/>
                <w:vertAlign w:val="superscript"/>
                <w:lang w:eastAsia="ja-JP"/>
              </w:rPr>
              <w:footnoteReference w:id="4"/>
            </w:r>
            <w:r w:rsidRPr="00E238FF">
              <w:rPr>
                <w:rFonts w:cs="Arial"/>
                <w:sz w:val="18"/>
                <w:szCs w:val="18"/>
                <w:lang w:eastAsia="ja-JP"/>
              </w:rPr>
              <w:tab/>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FileName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FilesystemName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CreationFlag</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DeleteOnTermination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Source</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Target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POSIXApplication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Executable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Argument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Input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Output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Error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WorkingDirectory</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Environment </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WallTimeLimit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FileSizeLimit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CoreDumpLimit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DataSegmentLimit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LockedMemoryLimit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MemoryLimit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OpenDescriptorsLimit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PipeSizeLimit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StackSizeLimit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CPUTimeLimit</w:t>
            </w: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ProcessCountLimit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VirtualMemoryLimit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ThreadCountLimit</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UserName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GroupName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HPCProfileApplication</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Executable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Argument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Input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Output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Error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WorkingDirectory</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 xml:space="preserve">Environment </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r w:rsidRPr="00E238FF">
              <w:rPr>
                <w:rFonts w:cs="Arial"/>
                <w:sz w:val="18"/>
                <w:szCs w:val="18"/>
                <w:lang w:eastAsia="ja-JP"/>
              </w:rPr>
              <w:t>Planned (pending implementation)</w:t>
            </w:r>
          </w:p>
        </w:tc>
      </w:tr>
      <w:tr w:rsidR="00937135" w:rsidRPr="00E238FF">
        <w:tc>
          <w:tcPr>
            <w:tcW w:w="0" w:type="auto"/>
          </w:tcPr>
          <w:p w:rsidR="00937135" w:rsidRPr="00E238FF" w:rsidRDefault="00937135" w:rsidP="00635173">
            <w:pPr>
              <w:jc w:val="right"/>
              <w:rPr>
                <w:rFonts w:cs="Arial"/>
                <w:sz w:val="18"/>
                <w:szCs w:val="18"/>
                <w:lang w:eastAsia="ja-JP"/>
              </w:rPr>
            </w:pPr>
            <w:r w:rsidRPr="00E238FF">
              <w:rPr>
                <w:rFonts w:cs="Arial"/>
                <w:sz w:val="18"/>
                <w:szCs w:val="18"/>
                <w:lang w:eastAsia="ja-JP"/>
              </w:rPr>
              <w:t>UserName</w:t>
            </w:r>
          </w:p>
        </w:tc>
        <w:tc>
          <w:tcPr>
            <w:tcW w:w="0" w:type="auto"/>
          </w:tcPr>
          <w:p w:rsidR="00937135" w:rsidRPr="00E238FF" w:rsidRDefault="00937135" w:rsidP="00937135">
            <w:pPr>
              <w:rPr>
                <w:rFonts w:cs="Arial"/>
                <w:sz w:val="18"/>
                <w:szCs w:val="18"/>
                <w:lang w:eastAsia="ja-JP"/>
              </w:rPr>
            </w:pPr>
          </w:p>
        </w:tc>
        <w:tc>
          <w:tcPr>
            <w:tcW w:w="0" w:type="auto"/>
          </w:tcPr>
          <w:p w:rsidR="00937135" w:rsidRPr="00E238FF" w:rsidRDefault="00937135" w:rsidP="00937135">
            <w:pPr>
              <w:rPr>
                <w:rFonts w:cs="Arial"/>
                <w:sz w:val="18"/>
                <w:szCs w:val="18"/>
                <w:lang w:eastAsia="ja-JP"/>
              </w:rPr>
            </w:pPr>
            <w:r w:rsidRPr="00E238FF">
              <w:rPr>
                <w:rFonts w:cs="Arial"/>
                <w:sz w:val="18"/>
                <w:szCs w:val="18"/>
                <w:lang w:eastAsia="ja-JP"/>
              </w:rPr>
              <w:t>X</w:t>
            </w:r>
          </w:p>
        </w:tc>
        <w:tc>
          <w:tcPr>
            <w:tcW w:w="0" w:type="auto"/>
          </w:tcPr>
          <w:p w:rsidR="00937135" w:rsidRPr="00E238FF" w:rsidRDefault="00937135" w:rsidP="00937135">
            <w:pPr>
              <w:rPr>
                <w:rFonts w:cs="Arial"/>
                <w:sz w:val="18"/>
                <w:szCs w:val="18"/>
                <w:lang w:eastAsia="ja-JP"/>
              </w:rPr>
            </w:pPr>
          </w:p>
        </w:tc>
        <w:tc>
          <w:tcPr>
            <w:tcW w:w="3601" w:type="dxa"/>
          </w:tcPr>
          <w:p w:rsidR="00937135" w:rsidRPr="00E238FF" w:rsidRDefault="00937135" w:rsidP="00937135">
            <w:pPr>
              <w:rPr>
                <w:rFonts w:cs="Arial"/>
                <w:sz w:val="18"/>
                <w:szCs w:val="18"/>
                <w:lang w:eastAsia="ja-JP"/>
              </w:rPr>
            </w:pPr>
          </w:p>
        </w:tc>
      </w:tr>
    </w:tbl>
    <w:p w:rsidR="00937135" w:rsidRPr="00937135" w:rsidRDefault="00937135" w:rsidP="00937135">
      <w:pPr>
        <w:rPr>
          <w:rFonts w:cs="Arial"/>
          <w:sz w:val="20"/>
          <w:szCs w:val="20"/>
          <w:lang w:eastAsia="ja-JP"/>
        </w:rPr>
      </w:pPr>
    </w:p>
    <w:p w:rsidR="00937135" w:rsidRPr="00937135" w:rsidRDefault="00937135" w:rsidP="00224C9B">
      <w:pPr>
        <w:pStyle w:val="AppendixL3"/>
        <w:numPr>
          <w:numberingChange w:id="783" w:author="Stephen McGough" w:date="2008-06-27T10:38:00Z" w:original="%1:3:0:.%2:4:0:.%3:3:0:"/>
        </w:numPr>
      </w:pPr>
      <w:r w:rsidRPr="00937135">
        <w:t>Other problems encountered:</w:t>
      </w:r>
    </w:p>
    <w:p w:rsidR="00937135" w:rsidRPr="00937135" w:rsidRDefault="00937135" w:rsidP="00CD7835">
      <w:pPr>
        <w:jc w:val="both"/>
        <w:rPr>
          <w:rFonts w:cs="Arial"/>
          <w:sz w:val="20"/>
          <w:szCs w:val="20"/>
          <w:lang w:eastAsia="ja-JP"/>
        </w:rPr>
      </w:pPr>
      <w:r w:rsidRPr="00937135">
        <w:rPr>
          <w:rFonts w:cs="Arial"/>
          <w:sz w:val="20"/>
          <w:szCs w:val="20"/>
          <w:lang w:eastAsia="ja-JP"/>
        </w:rPr>
        <w:t>A major concern of our project was the support of workflows. Within C3Grid, a simple, proprietary XML dialect for DAG-style job definitions has been designed and implemented. However, JSDL does not directly support the connection of output files from one job to input files of another job.</w:t>
      </w:r>
    </w:p>
    <w:p w:rsidR="00937135" w:rsidRPr="00937135" w:rsidRDefault="00937135" w:rsidP="00CD7835">
      <w:pPr>
        <w:jc w:val="both"/>
        <w:rPr>
          <w:rFonts w:cs="Arial"/>
          <w:sz w:val="20"/>
          <w:szCs w:val="20"/>
          <w:lang w:eastAsia="ja-JP"/>
        </w:rPr>
      </w:pPr>
      <w:r w:rsidRPr="00937135">
        <w:rPr>
          <w:rFonts w:cs="Arial"/>
          <w:sz w:val="20"/>
          <w:szCs w:val="20"/>
          <w:lang w:eastAsia="ja-JP"/>
        </w:rPr>
        <w:t>To overcome this deficiency, the &lt;jsdl:DataStaging&gt; “name” attribute has been used for this: the workflow engine detects identical values of this attribute and connects the corresponding data staging elements from two JSDL definitions as input and output. Then, the scheduler dynamically inserts data transfer tasks into the workflow depending on job and network allocation decisions.</w:t>
      </w:r>
    </w:p>
    <w:p w:rsidR="00937135" w:rsidRPr="00937135" w:rsidRDefault="00937135" w:rsidP="00937135">
      <w:pPr>
        <w:rPr>
          <w:rFonts w:cs="Arial"/>
          <w:sz w:val="20"/>
          <w:szCs w:val="20"/>
          <w:lang w:eastAsia="ja-JP"/>
        </w:rPr>
      </w:pPr>
      <w:r w:rsidRPr="00937135">
        <w:rPr>
          <w:rFonts w:cs="Arial"/>
          <w:sz w:val="20"/>
          <w:szCs w:val="20"/>
          <w:lang w:eastAsia="ja-JP"/>
        </w:rPr>
        <w:t>To this end, the DataStaging contents are interpreted as follows:</w:t>
      </w:r>
    </w:p>
    <w:p w:rsidR="00937135" w:rsidRPr="00937135" w:rsidRDefault="00937135" w:rsidP="00CD7835">
      <w:pPr>
        <w:numPr>
          <w:ilvl w:val="0"/>
          <w:numId w:val="19"/>
          <w:numberingChange w:id="784" w:author="Stephen McGough" w:date="2008-06-27T10:38:00Z" w:original=""/>
        </w:numPr>
        <w:jc w:val="both"/>
        <w:rPr>
          <w:rFonts w:cs="Arial"/>
          <w:sz w:val="20"/>
          <w:szCs w:val="20"/>
          <w:lang w:eastAsia="ja-JP"/>
        </w:rPr>
      </w:pPr>
      <w:r w:rsidRPr="00937135">
        <w:rPr>
          <w:rFonts w:cs="Arial"/>
          <w:sz w:val="20"/>
          <w:szCs w:val="20"/>
          <w:lang w:eastAsia="ja-JP"/>
        </w:rPr>
        <w:t>No &lt;jsdl:Source&gt; and no &lt;jsdl:Target&gt; leads to an automatic transfer injection by the scheduler, depending on its decisions.</w:t>
      </w:r>
    </w:p>
    <w:p w:rsidR="00937135" w:rsidRPr="00937135" w:rsidRDefault="00937135" w:rsidP="00CD7835">
      <w:pPr>
        <w:numPr>
          <w:ilvl w:val="0"/>
          <w:numId w:val="19"/>
          <w:numberingChange w:id="785" w:author="Stephen McGough" w:date="2008-06-27T10:38:00Z" w:original=""/>
        </w:numPr>
        <w:jc w:val="both"/>
        <w:rPr>
          <w:rFonts w:cs="Arial"/>
          <w:sz w:val="20"/>
          <w:szCs w:val="20"/>
          <w:lang w:eastAsia="ja-JP"/>
        </w:rPr>
      </w:pPr>
      <w:r w:rsidRPr="00937135">
        <w:rPr>
          <w:rFonts w:cs="Arial"/>
          <w:sz w:val="20"/>
          <w:szCs w:val="20"/>
          <w:lang w:eastAsia="ja-JP"/>
        </w:rPr>
        <w:t>A &lt;jsdl:Source&gt; and no &lt;jsdl:Target&gt; leads to an import from a user-defined source to a scheduler-selected target, depending on its decisions. This applies to data within the workflow at the beginning of a branch within the graph.</w:t>
      </w:r>
    </w:p>
    <w:p w:rsidR="00937135" w:rsidRPr="00937135" w:rsidRDefault="00937135" w:rsidP="00CD7835">
      <w:pPr>
        <w:numPr>
          <w:ilvl w:val="0"/>
          <w:numId w:val="19"/>
          <w:numberingChange w:id="786" w:author="Stephen McGough" w:date="2008-06-27T10:38:00Z" w:original=""/>
        </w:numPr>
        <w:jc w:val="both"/>
        <w:rPr>
          <w:rFonts w:cs="Arial"/>
          <w:sz w:val="20"/>
          <w:szCs w:val="20"/>
          <w:lang w:eastAsia="ja-JP"/>
        </w:rPr>
      </w:pPr>
      <w:r w:rsidRPr="00937135">
        <w:rPr>
          <w:rFonts w:cs="Arial"/>
          <w:sz w:val="20"/>
          <w:szCs w:val="20"/>
          <w:lang w:eastAsia="ja-JP"/>
        </w:rPr>
        <w:t>No &lt;jsdl:Source&gt; and a &lt;jsdl:Target&gt; leads to an export from a scheduler-selected source (based on previous decisions) to a user-defined target. This applies to data within the workflow at the end of a branch within the graph.</w:t>
      </w:r>
    </w:p>
    <w:p w:rsidR="00937135" w:rsidRPr="00937135" w:rsidRDefault="00937135" w:rsidP="00937135">
      <w:pPr>
        <w:rPr>
          <w:rFonts w:cs="Arial"/>
          <w:sz w:val="20"/>
          <w:szCs w:val="20"/>
          <w:lang w:eastAsia="ja-JP"/>
        </w:rPr>
      </w:pPr>
      <w:r w:rsidRPr="00937135">
        <w:rPr>
          <w:rFonts w:cs="Arial"/>
          <w:sz w:val="20"/>
          <w:szCs w:val="20"/>
          <w:lang w:eastAsia="ja-JP"/>
        </w:rPr>
        <w:t>Regarding the &lt;jsdl:URI&gt; element, project-specific namespaces are used.</w:t>
      </w:r>
    </w:p>
    <w:p w:rsidR="00937135" w:rsidRPr="00937135" w:rsidRDefault="00937135" w:rsidP="00224C9B">
      <w:pPr>
        <w:pStyle w:val="AppendixL3"/>
        <w:numPr>
          <w:numberingChange w:id="787" w:author="Stephen McGough" w:date="2008-06-27T10:38:00Z" w:original="%1:3:0:.%2:4:0:.%3:4:0:"/>
        </w:numPr>
      </w:pPr>
      <w:r w:rsidRPr="00937135">
        <w:t>Mappings to existing systems:</w:t>
      </w:r>
    </w:p>
    <w:p w:rsidR="00937135" w:rsidRPr="00937135" w:rsidRDefault="00937135" w:rsidP="00937135">
      <w:pPr>
        <w:rPr>
          <w:rFonts w:cs="Arial"/>
          <w:sz w:val="20"/>
          <w:szCs w:val="20"/>
          <w:lang w:eastAsia="ja-JP"/>
        </w:rPr>
      </w:pPr>
    </w:p>
    <w:tbl>
      <w:tblPr>
        <w:tblStyle w:val="TableGrid"/>
        <w:tblW w:w="0" w:type="auto"/>
        <w:tblLook w:val="01E0"/>
      </w:tblPr>
      <w:tblGrid>
        <w:gridCol w:w="4431"/>
        <w:gridCol w:w="4425"/>
      </w:tblGrid>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JSDL w/ POSIXApplication</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RSL for Globus Toolkit 4.x</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Argument</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A</w:t>
            </w:r>
            <w:r w:rsidR="00937135" w:rsidRPr="00605542">
              <w:rPr>
                <w:rFonts w:cs="Arial"/>
                <w:sz w:val="18"/>
                <w:szCs w:val="18"/>
                <w:lang w:eastAsia="ja-JP"/>
              </w:rPr>
              <w:t>rgument</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WorkingDirectory</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D</w:t>
            </w:r>
            <w:r w:rsidR="00937135" w:rsidRPr="00605542">
              <w:rPr>
                <w:rFonts w:cs="Arial"/>
                <w:sz w:val="18"/>
                <w:szCs w:val="18"/>
                <w:lang w:eastAsia="ja-JP"/>
              </w:rPr>
              <w:t>irectory</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Environment</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environment</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Executable</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E</w:t>
            </w:r>
            <w:r w:rsidR="00937135" w:rsidRPr="00605542">
              <w:rPr>
                <w:rFonts w:cs="Arial"/>
                <w:sz w:val="18"/>
                <w:szCs w:val="18"/>
                <w:lang w:eastAsia="ja-JP"/>
              </w:rPr>
              <w:t>xecutable</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CPUTimeLimit</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maxCpuTime</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MemoryLimit</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maxMemory</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WalltimeLimit</w:t>
            </w:r>
          </w:p>
        </w:tc>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maxWallTime</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Error</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S</w:t>
            </w:r>
            <w:r w:rsidR="00937135" w:rsidRPr="00605542">
              <w:rPr>
                <w:rFonts w:cs="Arial"/>
                <w:sz w:val="18"/>
                <w:szCs w:val="18"/>
                <w:lang w:eastAsia="ja-JP"/>
              </w:rPr>
              <w:t>tderr</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Input</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S</w:t>
            </w:r>
            <w:r w:rsidR="00937135" w:rsidRPr="00605542">
              <w:rPr>
                <w:rFonts w:cs="Arial"/>
                <w:sz w:val="18"/>
                <w:szCs w:val="18"/>
                <w:lang w:eastAsia="ja-JP"/>
              </w:rPr>
              <w:t>tdin</w:t>
            </w:r>
          </w:p>
        </w:tc>
      </w:tr>
      <w:tr w:rsidR="00937135" w:rsidRPr="00605542">
        <w:tc>
          <w:tcPr>
            <w:tcW w:w="4489" w:type="dxa"/>
          </w:tcPr>
          <w:p w:rsidR="00937135" w:rsidRPr="00605542" w:rsidRDefault="00937135" w:rsidP="00937135">
            <w:pPr>
              <w:rPr>
                <w:rFonts w:cs="Arial"/>
                <w:sz w:val="18"/>
                <w:szCs w:val="18"/>
                <w:lang w:eastAsia="ja-JP"/>
              </w:rPr>
            </w:pPr>
            <w:r w:rsidRPr="00605542">
              <w:rPr>
                <w:rFonts w:cs="Arial"/>
                <w:sz w:val="18"/>
                <w:szCs w:val="18"/>
                <w:lang w:eastAsia="ja-JP"/>
              </w:rPr>
              <w:t>Output</w:t>
            </w:r>
          </w:p>
        </w:tc>
        <w:tc>
          <w:tcPr>
            <w:tcW w:w="4489" w:type="dxa"/>
          </w:tcPr>
          <w:p w:rsidR="00937135" w:rsidRPr="00605542" w:rsidRDefault="00CD7835" w:rsidP="00937135">
            <w:pPr>
              <w:rPr>
                <w:rFonts w:cs="Arial"/>
                <w:sz w:val="18"/>
                <w:szCs w:val="18"/>
                <w:lang w:eastAsia="ja-JP"/>
              </w:rPr>
            </w:pPr>
            <w:r w:rsidRPr="00605542">
              <w:rPr>
                <w:rFonts w:cs="Arial"/>
                <w:sz w:val="18"/>
                <w:szCs w:val="18"/>
                <w:lang w:eastAsia="ja-JP"/>
              </w:rPr>
              <w:t>S</w:t>
            </w:r>
            <w:r w:rsidR="00937135" w:rsidRPr="00605542">
              <w:rPr>
                <w:rFonts w:cs="Arial"/>
                <w:sz w:val="18"/>
                <w:szCs w:val="18"/>
                <w:lang w:eastAsia="ja-JP"/>
              </w:rPr>
              <w:t>tdout</w:t>
            </w:r>
          </w:p>
        </w:tc>
      </w:tr>
    </w:tbl>
    <w:p w:rsidR="00937135" w:rsidRPr="00937135" w:rsidRDefault="00937135" w:rsidP="00937135">
      <w:pPr>
        <w:rPr>
          <w:rFonts w:cs="Arial"/>
          <w:sz w:val="20"/>
          <w:szCs w:val="20"/>
          <w:lang w:eastAsia="ja-JP"/>
        </w:rPr>
      </w:pPr>
    </w:p>
    <w:p w:rsidR="00937135" w:rsidRPr="00937135" w:rsidRDefault="00937135" w:rsidP="00937135">
      <w:pPr>
        <w:rPr>
          <w:rFonts w:cs="Arial"/>
          <w:sz w:val="20"/>
          <w:szCs w:val="20"/>
          <w:lang w:eastAsia="ja-JP"/>
        </w:rPr>
      </w:pPr>
      <w:r w:rsidRPr="00937135">
        <w:rPr>
          <w:rFonts w:cs="Arial"/>
          <w:sz w:val="20"/>
          <w:szCs w:val="20"/>
          <w:lang w:eastAsia="ja-JP"/>
        </w:rPr>
        <w:t>Mappings for HPCApplication and SPMDApplication are pending implementation.</w:t>
      </w:r>
    </w:p>
    <w:p w:rsidR="00937135" w:rsidRPr="00937135" w:rsidRDefault="00937135" w:rsidP="00224C9B">
      <w:pPr>
        <w:pStyle w:val="AppendixL3"/>
        <w:numPr>
          <w:numberingChange w:id="788" w:author="Stephen McGough" w:date="2008-06-27T10:38:00Z" w:original="%1:3:0:.%2:4:0:.%3:5:0:"/>
        </w:numPr>
      </w:pPr>
      <w:r w:rsidRPr="00937135">
        <w:t>Enhancements:</w:t>
      </w:r>
    </w:p>
    <w:p w:rsidR="00937135" w:rsidRPr="00937135" w:rsidRDefault="00937135" w:rsidP="00CD7835">
      <w:pPr>
        <w:jc w:val="both"/>
        <w:rPr>
          <w:rFonts w:cs="Arial"/>
          <w:sz w:val="20"/>
          <w:szCs w:val="20"/>
          <w:lang w:eastAsia="ja-JP"/>
        </w:rPr>
      </w:pPr>
      <w:r w:rsidRPr="00937135">
        <w:rPr>
          <w:rFonts w:cs="Arial"/>
          <w:sz w:val="20"/>
          <w:szCs w:val="20"/>
          <w:lang w:eastAsia="ja-JP"/>
        </w:rPr>
        <w:t>An additional application profile has been created, which is C3Grid-proprietary and encapsulates the extraction of climate data sets from Web Service-accessible databases to file systems. Currently, however, the specification has not been published and is used internally only.</w:t>
      </w:r>
    </w:p>
    <w:p w:rsidR="00937135" w:rsidRPr="00224C9B" w:rsidRDefault="00937135" w:rsidP="00937135">
      <w:pPr>
        <w:pStyle w:val="AppendixL3"/>
        <w:numPr>
          <w:numberingChange w:id="789" w:author="Stephen McGough" w:date="2008-06-27T10:38:00Z" w:original="%1:3:0:.%2:4:0:.%3:6:0:"/>
        </w:numPr>
      </w:pPr>
      <w:r w:rsidRPr="00937135">
        <w:t>Participation in interoperability tests:</w:t>
      </w:r>
    </w:p>
    <w:p w:rsidR="00937135" w:rsidRPr="00937135" w:rsidRDefault="00937135" w:rsidP="00937135">
      <w:pPr>
        <w:rPr>
          <w:rFonts w:cs="Arial"/>
          <w:sz w:val="20"/>
          <w:szCs w:val="20"/>
          <w:lang w:eastAsia="ja-JP"/>
        </w:rPr>
      </w:pPr>
      <w:r w:rsidRPr="00937135">
        <w:rPr>
          <w:rFonts w:cs="Arial"/>
          <w:sz w:val="20"/>
          <w:szCs w:val="20"/>
          <w:lang w:eastAsia="ja-JP"/>
        </w:rPr>
        <w:t>No.</w:t>
      </w:r>
    </w:p>
    <w:p w:rsidR="00937135" w:rsidRPr="00C019E1" w:rsidRDefault="00937135" w:rsidP="00224C9B">
      <w:pPr>
        <w:pStyle w:val="AppendixL3"/>
        <w:numPr>
          <w:numberingChange w:id="790" w:author="Stephen McGough" w:date="2008-06-27T10:38:00Z" w:original="%1:3:0:.%2:4:0:.%3:7:0:"/>
        </w:numPr>
      </w:pPr>
      <w:r w:rsidRPr="00937135">
        <w:t>Security:</w:t>
      </w:r>
    </w:p>
    <w:p w:rsidR="00937135" w:rsidRPr="00224C9B" w:rsidRDefault="00937135" w:rsidP="00CD7835">
      <w:pPr>
        <w:jc w:val="both"/>
        <w:rPr>
          <w:rFonts w:cs="Arial"/>
          <w:sz w:val="20"/>
          <w:szCs w:val="20"/>
          <w:lang w:eastAsia="ja-JP"/>
        </w:rPr>
      </w:pPr>
      <w:r w:rsidRPr="00937135">
        <w:rPr>
          <w:rFonts w:cs="Arial"/>
          <w:sz w:val="20"/>
          <w:szCs w:val="20"/>
          <w:lang w:eastAsia="ja-JP"/>
        </w:rPr>
        <w:t>Our security model is the usage of WS-Security (both message and conversation level) and TLS for the transport. It is planned to use Shibboleth SAML assertions for authorization in the future; currently, however, it is unclear whether this information (or a pointer to it) will be included in JSDL.</w:t>
      </w:r>
    </w:p>
    <w:p w:rsidR="00040BC5" w:rsidRPr="00C019E1" w:rsidRDefault="00040BC5" w:rsidP="00224C9B">
      <w:pPr>
        <w:pStyle w:val="AppendixL2"/>
        <w:numPr>
          <w:numberingChange w:id="791" w:author="Stephen McGough" w:date="2008-06-27T10:38:00Z" w:original="Appendix %1:3:0:.%2:5:0:"/>
        </w:numPr>
        <w:rPr>
          <w:rFonts w:cs="Arial"/>
          <w:i/>
        </w:rPr>
      </w:pPr>
      <w:bookmarkStart w:id="792" w:name="_Toc77141878"/>
      <w:r>
        <w:t>g</w:t>
      </w:r>
      <w:r>
        <w:rPr>
          <w:rFonts w:hint="eastAsia"/>
        </w:rPr>
        <w:t>-Eclipse</w:t>
      </w:r>
      <w:bookmarkEnd w:id="792"/>
    </w:p>
    <w:p w:rsidR="00040BC5" w:rsidRPr="00040BC5" w:rsidRDefault="00040BC5" w:rsidP="00040BC5">
      <w:pPr>
        <w:rPr>
          <w:rFonts w:cs="Arial"/>
          <w:i/>
          <w:sz w:val="20"/>
          <w:szCs w:val="20"/>
          <w:lang w:eastAsia="ja-JP"/>
        </w:rPr>
      </w:pPr>
      <w:r w:rsidRPr="00040BC5">
        <w:rPr>
          <w:rFonts w:cs="Arial"/>
          <w:i/>
          <w:sz w:val="20"/>
          <w:szCs w:val="20"/>
          <w:lang w:eastAsia="ja-JP"/>
        </w:rPr>
        <w:t xml:space="preserve">Contact: </w:t>
      </w:r>
      <w:hyperlink r:id="rId19" w:history="1">
        <w:r w:rsidRPr="00040BC5">
          <w:rPr>
            <w:rStyle w:val="Hyperlink"/>
            <w:rFonts w:cs="Arial"/>
            <w:sz w:val="20"/>
            <w:szCs w:val="20"/>
            <w:lang w:eastAsia="ja-JP"/>
          </w:rPr>
          <w:t>contact@g-eclipse.eu</w:t>
        </w:r>
      </w:hyperlink>
    </w:p>
    <w:p w:rsidR="00040BC5" w:rsidRPr="00224C9B" w:rsidRDefault="00040BC5" w:rsidP="00040BC5">
      <w:pPr>
        <w:rPr>
          <w:rFonts w:cs="Arial"/>
          <w:b/>
          <w:bCs/>
          <w:i/>
          <w:sz w:val="20"/>
          <w:szCs w:val="20"/>
          <w:lang w:eastAsia="ja-JP"/>
        </w:rPr>
      </w:pPr>
      <w:r w:rsidRPr="00040BC5">
        <w:rPr>
          <w:rFonts w:cs="Arial"/>
          <w:i/>
          <w:sz w:val="20"/>
          <w:szCs w:val="20"/>
          <w:lang w:eastAsia="ja-JP"/>
        </w:rPr>
        <w:t xml:space="preserve">Date: </w:t>
      </w:r>
      <w:r w:rsidRPr="00040BC5">
        <w:rPr>
          <w:rFonts w:cs="Arial"/>
          <w:b/>
          <w:bCs/>
          <w:i/>
          <w:sz w:val="20"/>
          <w:szCs w:val="20"/>
          <w:lang w:eastAsia="ja-JP"/>
        </w:rPr>
        <w:t>October 15</w:t>
      </w:r>
      <w:r w:rsidRPr="00040BC5">
        <w:rPr>
          <w:rFonts w:cs="Arial"/>
          <w:b/>
          <w:bCs/>
          <w:i/>
          <w:sz w:val="20"/>
          <w:szCs w:val="20"/>
          <w:vertAlign w:val="superscript"/>
          <w:lang w:eastAsia="ja-JP"/>
        </w:rPr>
        <w:t>th</w:t>
      </w:r>
      <w:r w:rsidRPr="00040BC5">
        <w:rPr>
          <w:rFonts w:cs="Arial"/>
          <w:b/>
          <w:bCs/>
          <w:i/>
          <w:sz w:val="20"/>
          <w:szCs w:val="20"/>
          <w:lang w:eastAsia="ja-JP"/>
        </w:rPr>
        <w:t>, 2007</w:t>
      </w:r>
      <w:r w:rsidR="00270877">
        <w:rPr>
          <w:rFonts w:cs="Arial" w:hint="eastAsia"/>
          <w:b/>
          <w:bCs/>
          <w:i/>
          <w:sz w:val="20"/>
          <w:szCs w:val="20"/>
          <w:lang w:eastAsia="ja-JP"/>
        </w:rPr>
        <w:t xml:space="preserve">　</w:t>
      </w:r>
      <w:r w:rsidR="00270877">
        <w:rPr>
          <w:rFonts w:cs="Arial" w:hint="eastAsia"/>
          <w:b/>
          <w:bCs/>
          <w:i/>
          <w:sz w:val="20"/>
          <w:szCs w:val="20"/>
          <w:lang w:eastAsia="ja-JP"/>
        </w:rPr>
        <w:t>(Updated 26 June 2008)</w:t>
      </w:r>
    </w:p>
    <w:p w:rsidR="00224C9B" w:rsidRPr="00224C9B" w:rsidRDefault="00224C9B" w:rsidP="00224C9B">
      <w:pPr>
        <w:pStyle w:val="ListParagraph"/>
        <w:keepNext/>
        <w:numPr>
          <w:ilvl w:val="1"/>
          <w:numId w:val="26"/>
          <w:numberingChange w:id="793" w:author="Stephen McGough" w:date="2008-06-27T10:38:00Z" w:original="%1:3:0:.%2:5:0:"/>
        </w:numPr>
        <w:spacing w:before="240" w:after="60"/>
        <w:contextualSpacing w:val="0"/>
        <w:outlineLvl w:val="0"/>
        <w:rPr>
          <w:rFonts w:eastAsia="ＭＳ 明朝"/>
          <w:bCs/>
          <w:vanish/>
          <w:kern w:val="32"/>
          <w:sz w:val="20"/>
          <w:szCs w:val="20"/>
          <w:lang w:eastAsia="ja-JP"/>
        </w:rPr>
      </w:pPr>
      <w:bookmarkStart w:id="794" w:name="_Toc201568626"/>
      <w:bookmarkStart w:id="795" w:name="_Toc201568713"/>
      <w:bookmarkEnd w:id="794"/>
      <w:bookmarkEnd w:id="795"/>
    </w:p>
    <w:p w:rsidR="00040BC5" w:rsidRPr="00040BC5" w:rsidRDefault="00040BC5" w:rsidP="00224C9B">
      <w:pPr>
        <w:pStyle w:val="AppendixL3"/>
        <w:numPr>
          <w:numberingChange w:id="796" w:author="Stephen McGough" w:date="2008-06-27T10:38:00Z" w:original="%1:3:0:.%2:5:0:.%3:1:0:"/>
        </w:numPr>
      </w:pPr>
      <w:r w:rsidRPr="00040BC5">
        <w:t>Introduction</w:t>
      </w:r>
    </w:p>
    <w:p w:rsidR="00040BC5" w:rsidRPr="00605542" w:rsidRDefault="00040BC5" w:rsidP="00CD7835">
      <w:pPr>
        <w:jc w:val="both"/>
        <w:rPr>
          <w:rFonts w:cs="Arial"/>
          <w:sz w:val="20"/>
          <w:szCs w:val="20"/>
          <w:lang w:eastAsia="ja-JP"/>
        </w:rPr>
      </w:pPr>
      <w:r w:rsidRPr="00605542">
        <w:rPr>
          <w:rFonts w:cs="Arial"/>
          <w:sz w:val="20"/>
          <w:szCs w:val="20"/>
          <w:lang w:eastAsia="ja-JP"/>
        </w:rPr>
        <w:t xml:space="preserve">The g-Eclipse project </w:t>
      </w:r>
      <w:r w:rsidR="00C019E1" w:rsidRPr="00605542">
        <w:rPr>
          <w:rFonts w:hint="eastAsia"/>
          <w:lang w:eastAsia="ja-JP"/>
        </w:rPr>
        <w:t>(</w:t>
      </w:r>
      <w:hyperlink r:id="rId20" w:history="1">
        <w:r w:rsidR="00C019E1" w:rsidRPr="00605542">
          <w:rPr>
            <w:rStyle w:val="Hyperlink"/>
            <w:rFonts w:cs="Arial"/>
            <w:sz w:val="20"/>
            <w:szCs w:val="20"/>
            <w:lang w:eastAsia="ja-JP"/>
          </w:rPr>
          <w:t>www.eclipse.org/geclipse</w:t>
        </w:r>
      </w:hyperlink>
      <w:r w:rsidR="00C019E1" w:rsidRPr="00605542">
        <w:rPr>
          <w:rFonts w:cs="Arial" w:hint="eastAsia"/>
          <w:szCs w:val="20"/>
          <w:lang w:eastAsia="ja-JP"/>
        </w:rPr>
        <w:t xml:space="preserve">) </w:t>
      </w:r>
      <w:r w:rsidRPr="00605542">
        <w:rPr>
          <w:rFonts w:cs="Arial"/>
          <w:sz w:val="20"/>
          <w:szCs w:val="20"/>
          <w:lang w:eastAsia="ja-JP"/>
        </w:rPr>
        <w:t>aims to build an integrated workbench framework to access the power of existing Grid infrastructures. The framework is built on top of the reliable eco-system of the Eclipse community to enable a sustainable development.  The framework will provide tools to customize Grid users' applications, to manage Grid resources and to support the development cycle of new Grid applications. The g-Eclipse framework will be middleware agnostic and its architecture is designed to extend it for many different Grid middlewares (such as gLite, UNICORE, Globus toolkit)</w:t>
      </w:r>
      <w:r w:rsidR="0064139F">
        <w:rPr>
          <w:rFonts w:cs="Arial" w:hint="eastAsia"/>
          <w:sz w:val="20"/>
          <w:szCs w:val="20"/>
          <w:lang w:eastAsia="ja-JP"/>
        </w:rPr>
        <w:t>. Implementation started</w:t>
      </w:r>
      <w:r w:rsidRPr="00605542">
        <w:rPr>
          <w:rFonts w:cs="Arial"/>
          <w:sz w:val="20"/>
          <w:szCs w:val="20"/>
          <w:lang w:eastAsia="ja-JP"/>
        </w:rPr>
        <w:t xml:space="preserve"> with the gLite middleware</w:t>
      </w:r>
      <w:r w:rsidR="0064139F">
        <w:rPr>
          <w:rFonts w:cs="Arial"/>
          <w:sz w:val="20"/>
          <w:szCs w:val="20"/>
          <w:lang w:eastAsia="ja-JP"/>
        </w:rPr>
        <w:t>, and followed with the support of the GRIA middleware and also the Amazon Web Services (AWS)</w:t>
      </w:r>
      <w:r w:rsidRPr="00605542">
        <w:rPr>
          <w:rFonts w:cs="Arial"/>
          <w:sz w:val="20"/>
          <w:szCs w:val="20"/>
          <w:lang w:eastAsia="ja-JP"/>
        </w:rPr>
        <w:t xml:space="preserve">. </w:t>
      </w:r>
    </w:p>
    <w:p w:rsidR="00040BC5" w:rsidRPr="00040BC5" w:rsidRDefault="00040BC5" w:rsidP="00040BC5">
      <w:pPr>
        <w:rPr>
          <w:rFonts w:cs="Arial"/>
          <w:sz w:val="20"/>
          <w:szCs w:val="20"/>
          <w:lang w:eastAsia="ja-JP"/>
        </w:rPr>
      </w:pPr>
    </w:p>
    <w:p w:rsidR="00040BC5" w:rsidRPr="00040BC5" w:rsidRDefault="00040BC5" w:rsidP="00CD7835">
      <w:pPr>
        <w:jc w:val="both"/>
        <w:rPr>
          <w:rFonts w:cs="Arial"/>
          <w:sz w:val="20"/>
          <w:szCs w:val="20"/>
          <w:lang w:eastAsia="ja-JP"/>
        </w:rPr>
      </w:pPr>
      <w:r w:rsidRPr="00040BC5">
        <w:rPr>
          <w:rFonts w:cs="Arial"/>
          <w:sz w:val="20"/>
          <w:szCs w:val="20"/>
          <w:lang w:eastAsia="ja-JP"/>
        </w:rPr>
        <w:t xml:space="preserve">The g-Eclipse framework aims for full support of the JSDL standard to be independent from the underlying Grid middleware. JSDL is the main description language used in g-Eclipse. Therefore the g-Eclipse team developed wizards and a multi-page editor for JSDL files. </w:t>
      </w:r>
    </w:p>
    <w:p w:rsidR="00040BC5" w:rsidRPr="00040BC5" w:rsidRDefault="00040BC5" w:rsidP="00040BC5">
      <w:pPr>
        <w:rPr>
          <w:rFonts w:cs="Arial"/>
          <w:sz w:val="20"/>
          <w:szCs w:val="20"/>
          <w:lang w:eastAsia="ja-JP"/>
        </w:rPr>
      </w:pPr>
    </w:p>
    <w:p w:rsidR="00040BC5" w:rsidRPr="00040BC5" w:rsidRDefault="00040BC5" w:rsidP="00040BC5">
      <w:pPr>
        <w:rPr>
          <w:rFonts w:cs="Arial"/>
          <w:b/>
          <w:bCs/>
          <w:i/>
          <w:sz w:val="20"/>
          <w:szCs w:val="20"/>
          <w:u w:val="single"/>
          <w:lang w:eastAsia="ja-JP"/>
        </w:rPr>
      </w:pPr>
      <w:r w:rsidRPr="00040BC5">
        <w:rPr>
          <w:rFonts w:cs="Arial"/>
          <w:b/>
          <w:bCs/>
          <w:i/>
          <w:sz w:val="20"/>
          <w:szCs w:val="20"/>
          <w:u w:val="single"/>
          <w:lang w:eastAsia="ja-JP"/>
        </w:rPr>
        <w:t>Job Description Wizard</w:t>
      </w:r>
    </w:p>
    <w:p w:rsidR="00040BC5" w:rsidRPr="00040BC5" w:rsidRDefault="00040BC5" w:rsidP="00040BC5">
      <w:pPr>
        <w:rPr>
          <w:rFonts w:cs="Arial"/>
          <w:sz w:val="20"/>
          <w:szCs w:val="20"/>
          <w:lang w:eastAsia="ja-JP"/>
        </w:rPr>
      </w:pPr>
    </w:p>
    <w:p w:rsidR="00040BC5" w:rsidRPr="00040BC5" w:rsidRDefault="00040BC5" w:rsidP="00CD7835">
      <w:pPr>
        <w:jc w:val="both"/>
        <w:rPr>
          <w:rFonts w:cs="Arial"/>
          <w:sz w:val="20"/>
          <w:szCs w:val="20"/>
          <w:lang w:eastAsia="ja-JP"/>
        </w:rPr>
      </w:pPr>
      <w:r w:rsidRPr="00040BC5">
        <w:rPr>
          <w:rFonts w:cs="Arial"/>
          <w:sz w:val="20"/>
          <w:szCs w:val="20"/>
          <w:lang w:eastAsia="ja-JP"/>
        </w:rPr>
        <w:t xml:space="preserve">With the help of a JSDL wizard provided by the g-Eclipse framework, the user can easily create the functional skeleton of a JSDL file. Further details can be entered with the help of the JSDL editor, which will automatically be opened, when the wizard is finished. The Wizard introduces only those JSDL fields that are essential form user's point of view – those include application, POSIX application and data staging related elements. </w:t>
      </w:r>
    </w:p>
    <w:p w:rsidR="00040BC5" w:rsidRPr="00040BC5" w:rsidRDefault="00040BC5" w:rsidP="00040BC5">
      <w:pPr>
        <w:rPr>
          <w:rFonts w:cs="Arial"/>
          <w:sz w:val="20"/>
          <w:szCs w:val="20"/>
          <w:lang w:eastAsia="ja-JP"/>
        </w:rPr>
      </w:pPr>
    </w:p>
    <w:p w:rsidR="00040BC5" w:rsidRPr="00040BC5" w:rsidRDefault="00040BC5" w:rsidP="00040BC5">
      <w:pPr>
        <w:rPr>
          <w:rFonts w:cs="Arial"/>
          <w:b/>
          <w:bCs/>
          <w:i/>
          <w:sz w:val="20"/>
          <w:szCs w:val="20"/>
          <w:u w:val="single"/>
          <w:lang w:eastAsia="ja-JP"/>
        </w:rPr>
      </w:pPr>
      <w:r w:rsidRPr="00040BC5">
        <w:rPr>
          <w:rFonts w:cs="Arial"/>
          <w:b/>
          <w:bCs/>
          <w:i/>
          <w:sz w:val="20"/>
          <w:szCs w:val="20"/>
          <w:u w:val="single"/>
          <w:lang w:eastAsia="ja-JP"/>
        </w:rPr>
        <w:t>JSDL Editor</w:t>
      </w:r>
    </w:p>
    <w:p w:rsidR="00040BC5" w:rsidRPr="00040BC5" w:rsidRDefault="00040BC5" w:rsidP="00040BC5">
      <w:pPr>
        <w:rPr>
          <w:rFonts w:cs="Arial"/>
          <w:b/>
          <w:bCs/>
          <w:sz w:val="20"/>
          <w:szCs w:val="20"/>
          <w:u w:val="single"/>
          <w:lang w:eastAsia="ja-JP"/>
        </w:rPr>
      </w:pPr>
    </w:p>
    <w:p w:rsidR="00040BC5" w:rsidRPr="00040BC5" w:rsidRDefault="00040BC5" w:rsidP="00CD7835">
      <w:pPr>
        <w:jc w:val="both"/>
        <w:rPr>
          <w:rFonts w:cs="Arial"/>
          <w:sz w:val="20"/>
          <w:szCs w:val="20"/>
          <w:lang w:eastAsia="ja-JP"/>
        </w:rPr>
      </w:pPr>
      <w:r w:rsidRPr="00040BC5">
        <w:rPr>
          <w:rFonts w:cs="Arial"/>
          <w:sz w:val="20"/>
          <w:szCs w:val="20"/>
          <w:lang w:eastAsia="ja-JP"/>
        </w:rPr>
        <w:t xml:space="preserve">The g-Eclipse project developed a user-friendly, fully functional JSDL editor for editing JSDL documents. The editor follows Eclipses' multi-page editor style andconsists currently of 5 pages ( Overview, Job Definition, Application, DataStaging and Resources) plus a page showing the resulted XML file of the JSDL document (changes here will be reflected in the other pages). </w:t>
      </w:r>
    </w:p>
    <w:p w:rsidR="00040BC5" w:rsidRPr="00040BC5" w:rsidRDefault="00040BC5" w:rsidP="00040BC5">
      <w:pPr>
        <w:rPr>
          <w:rFonts w:cs="Arial"/>
          <w:sz w:val="20"/>
          <w:szCs w:val="20"/>
          <w:lang w:eastAsia="ja-JP"/>
        </w:rPr>
      </w:pPr>
    </w:p>
    <w:p w:rsidR="00040BC5" w:rsidRPr="00040BC5" w:rsidRDefault="00040BC5" w:rsidP="00040BC5">
      <w:pPr>
        <w:rPr>
          <w:rFonts w:cs="Arial"/>
          <w:sz w:val="20"/>
          <w:szCs w:val="20"/>
          <w:lang w:eastAsia="ja-JP"/>
        </w:rPr>
      </w:pPr>
    </w:p>
    <w:p w:rsidR="00040BC5" w:rsidRPr="00224C9B" w:rsidRDefault="00040BC5" w:rsidP="00CD7835">
      <w:pPr>
        <w:jc w:val="both"/>
        <w:rPr>
          <w:rFonts w:cs="Arial"/>
          <w:sz w:val="20"/>
          <w:szCs w:val="20"/>
          <w:lang w:eastAsia="ja-JP"/>
        </w:rPr>
      </w:pPr>
      <w:r w:rsidRPr="00040BC5">
        <w:rPr>
          <w:rFonts w:cs="Arial"/>
          <w:b/>
          <w:bCs/>
          <w:sz w:val="20"/>
          <w:szCs w:val="20"/>
          <w:u w:val="single"/>
          <w:lang w:eastAsia="ja-JP"/>
        </w:rPr>
        <w:t>NOTE:</w:t>
      </w:r>
      <w:r w:rsidRPr="00040BC5">
        <w:rPr>
          <w:rFonts w:cs="Arial"/>
          <w:sz w:val="20"/>
          <w:szCs w:val="20"/>
          <w:lang w:eastAsia="ja-JP"/>
        </w:rPr>
        <w:t>As of September28</w:t>
      </w:r>
      <w:r w:rsidRPr="00040BC5">
        <w:rPr>
          <w:rFonts w:cs="Arial"/>
          <w:sz w:val="20"/>
          <w:szCs w:val="20"/>
          <w:vertAlign w:val="superscript"/>
          <w:lang w:eastAsia="ja-JP"/>
        </w:rPr>
        <w:t>th</w:t>
      </w:r>
      <w:r w:rsidRPr="00040BC5">
        <w:rPr>
          <w:rFonts w:cs="Arial"/>
          <w:sz w:val="20"/>
          <w:szCs w:val="20"/>
          <w:lang w:eastAsia="ja-JP"/>
        </w:rPr>
        <w:t xml:space="preserve"> 2007, </w:t>
      </w:r>
      <w:r w:rsidRPr="00040BC5">
        <w:rPr>
          <w:rFonts w:cs="Arial"/>
          <w:b/>
          <w:bCs/>
          <w:sz w:val="20"/>
          <w:szCs w:val="20"/>
          <w:lang w:eastAsia="ja-JP"/>
        </w:rPr>
        <w:t>g-Eclipse 0.5.0</w:t>
      </w:r>
      <w:r w:rsidRPr="00040BC5">
        <w:rPr>
          <w:rFonts w:cs="Arial"/>
          <w:sz w:val="20"/>
          <w:szCs w:val="20"/>
          <w:lang w:eastAsia="ja-JP"/>
        </w:rPr>
        <w:t xml:space="preserve"> is publicly available. g-Eclipse is an official technology project at the Eclipse Foundation. </w:t>
      </w:r>
    </w:p>
    <w:p w:rsidR="00040BC5" w:rsidRPr="00C019E1" w:rsidRDefault="00040BC5" w:rsidP="00224C9B">
      <w:pPr>
        <w:pStyle w:val="AppendixL3"/>
        <w:numPr>
          <w:numberingChange w:id="797" w:author="Stephen McGough" w:date="2008-06-27T10:38:00Z" w:original="%1:3:0:.%2:5:0:.%3:2:0:"/>
        </w:numPr>
      </w:pPr>
      <w:r w:rsidRPr="00040BC5">
        <w:t>Implemented JSDL Elements:</w:t>
      </w:r>
    </w:p>
    <w:p w:rsidR="00040BC5" w:rsidRPr="00040BC5" w:rsidRDefault="00040BC5" w:rsidP="00040BC5">
      <w:pPr>
        <w:rPr>
          <w:rFonts w:cs="Arial"/>
          <w:sz w:val="20"/>
          <w:szCs w:val="20"/>
          <w:lang w:eastAsia="ja-JP"/>
        </w:rPr>
      </w:pPr>
    </w:p>
    <w:tbl>
      <w:tblPr>
        <w:tblW w:w="9084" w:type="dxa"/>
        <w:tblInd w:w="-15" w:type="dxa"/>
        <w:tblLayout w:type="fixed"/>
        <w:tblLook w:val="0000"/>
      </w:tblPr>
      <w:tblGrid>
        <w:gridCol w:w="3816"/>
        <w:gridCol w:w="550"/>
        <w:gridCol w:w="497"/>
        <w:gridCol w:w="590"/>
        <w:gridCol w:w="3631"/>
      </w:tblGrid>
      <w:tr w:rsidR="00040BC5" w:rsidRPr="00E238FF">
        <w:trPr>
          <w:tblHeader/>
        </w:trPr>
        <w:tc>
          <w:tcPr>
            <w:tcW w:w="3816" w:type="dxa"/>
            <w:tcBorders>
              <w:top w:val="single" w:sz="4" w:space="0" w:color="000000"/>
              <w:left w:val="single" w:sz="4" w:space="0" w:color="000000"/>
              <w:bottom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JSDL Element</w:t>
            </w:r>
          </w:p>
        </w:tc>
        <w:tc>
          <w:tcPr>
            <w:tcW w:w="550" w:type="dxa"/>
            <w:tcBorders>
              <w:top w:val="single" w:sz="4" w:space="0" w:color="000000"/>
              <w:left w:val="single" w:sz="4" w:space="0" w:color="000000"/>
              <w:bottom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Yes</w:t>
            </w:r>
          </w:p>
        </w:tc>
        <w:tc>
          <w:tcPr>
            <w:tcW w:w="497" w:type="dxa"/>
            <w:tcBorders>
              <w:top w:val="single" w:sz="4" w:space="0" w:color="000000"/>
              <w:left w:val="single" w:sz="4" w:space="0" w:color="000000"/>
              <w:bottom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No</w:t>
            </w:r>
          </w:p>
        </w:tc>
        <w:tc>
          <w:tcPr>
            <w:tcW w:w="590" w:type="dxa"/>
            <w:tcBorders>
              <w:top w:val="single" w:sz="4" w:space="0" w:color="000000"/>
              <w:left w:val="single" w:sz="4" w:space="0" w:color="000000"/>
              <w:bottom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N/A</w:t>
            </w:r>
          </w:p>
        </w:tc>
        <w:tc>
          <w:tcPr>
            <w:tcW w:w="3631" w:type="dxa"/>
            <w:tcBorders>
              <w:top w:val="single" w:sz="4" w:space="0" w:color="000000"/>
              <w:left w:val="single" w:sz="4" w:space="0" w:color="000000"/>
              <w:bottom w:val="single" w:sz="4" w:space="0" w:color="000000"/>
              <w:right w:val="single" w:sz="4" w:space="0" w:color="000000"/>
            </w:tcBorders>
            <w:shd w:val="clear" w:color="auto" w:fill="F3F3F3"/>
          </w:tcPr>
          <w:p w:rsidR="00040BC5" w:rsidRPr="00E238FF" w:rsidRDefault="00040BC5" w:rsidP="00040BC5">
            <w:pPr>
              <w:rPr>
                <w:rFonts w:cs="Arial"/>
                <w:i/>
                <w:sz w:val="18"/>
                <w:szCs w:val="18"/>
                <w:lang w:eastAsia="ja-JP"/>
              </w:rPr>
            </w:pPr>
            <w:r w:rsidRPr="00E238FF">
              <w:rPr>
                <w:rFonts w:cs="Arial"/>
                <w:i/>
                <w:sz w:val="18"/>
                <w:szCs w:val="18"/>
                <w:lang w:eastAsia="ja-JP"/>
              </w:rPr>
              <w:t>Comments</w:t>
            </w:r>
          </w:p>
        </w:tc>
      </w:tr>
      <w:tr w:rsidR="00040BC5" w:rsidRPr="00E238FF">
        <w:tc>
          <w:tcPr>
            <w:tcW w:w="3816"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b/>
                <w:bCs/>
                <w:sz w:val="18"/>
                <w:szCs w:val="18"/>
                <w:lang w:eastAsia="ja-JP"/>
              </w:rPr>
              <w:t>JobIdentification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JobName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JobAnnotation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JobProject</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CE4C5C" w:rsidRPr="00E238FF">
        <w:tc>
          <w:tcPr>
            <w:tcW w:w="3816" w:type="dxa"/>
            <w:tcBorders>
              <w:left w:val="single" w:sz="4" w:space="0" w:color="000000"/>
              <w:bottom w:val="single" w:sz="4" w:space="0" w:color="000000"/>
            </w:tcBorders>
          </w:tcPr>
          <w:p w:rsidR="00CE4C5C" w:rsidRPr="00E238FF" w:rsidRDefault="00CE4C5C" w:rsidP="00605542">
            <w:pPr>
              <w:jc w:val="right"/>
              <w:rPr>
                <w:rFonts w:cs="Arial"/>
                <w:sz w:val="18"/>
                <w:szCs w:val="18"/>
                <w:lang w:eastAsia="ja-JP"/>
              </w:rPr>
            </w:pPr>
            <w:r>
              <w:rPr>
                <w:rFonts w:cs="Arial" w:hint="eastAsia"/>
                <w:sz w:val="18"/>
                <w:szCs w:val="18"/>
                <w:lang w:eastAsia="ja-JP"/>
              </w:rPr>
              <w:t>Description</w:t>
            </w:r>
          </w:p>
        </w:tc>
        <w:tc>
          <w:tcPr>
            <w:tcW w:w="550" w:type="dxa"/>
            <w:tcBorders>
              <w:left w:val="single" w:sz="4" w:space="0" w:color="000000"/>
              <w:bottom w:val="single" w:sz="4" w:space="0" w:color="000000"/>
            </w:tcBorders>
          </w:tcPr>
          <w:p w:rsidR="00CE4C5C" w:rsidRPr="00E238FF" w:rsidRDefault="00CE4C5C" w:rsidP="00040BC5">
            <w:pPr>
              <w:rPr>
                <w:rFonts w:cs="Arial"/>
                <w:sz w:val="18"/>
                <w:szCs w:val="18"/>
                <w:lang w:eastAsia="ja-JP"/>
              </w:rPr>
            </w:pPr>
            <w:r>
              <w:rPr>
                <w:rFonts w:cs="Arial" w:hint="eastAsia"/>
                <w:sz w:val="18"/>
                <w:szCs w:val="18"/>
                <w:lang w:eastAsia="ja-JP"/>
              </w:rPr>
              <w:t>X</w:t>
            </w:r>
          </w:p>
        </w:tc>
        <w:tc>
          <w:tcPr>
            <w:tcW w:w="497" w:type="dxa"/>
            <w:tcBorders>
              <w:left w:val="single" w:sz="4" w:space="0" w:color="000000"/>
              <w:bottom w:val="single" w:sz="4" w:space="0" w:color="000000"/>
            </w:tcBorders>
          </w:tcPr>
          <w:p w:rsidR="00CE4C5C" w:rsidRPr="00E238FF" w:rsidRDefault="00CE4C5C" w:rsidP="00040BC5">
            <w:pPr>
              <w:rPr>
                <w:rFonts w:cs="Arial"/>
                <w:sz w:val="18"/>
                <w:szCs w:val="18"/>
                <w:lang w:eastAsia="ja-JP"/>
              </w:rPr>
            </w:pPr>
          </w:p>
        </w:tc>
        <w:tc>
          <w:tcPr>
            <w:tcW w:w="590" w:type="dxa"/>
            <w:tcBorders>
              <w:left w:val="single" w:sz="4" w:space="0" w:color="000000"/>
              <w:bottom w:val="single" w:sz="4" w:space="0" w:color="000000"/>
            </w:tcBorders>
          </w:tcPr>
          <w:p w:rsidR="00CE4C5C" w:rsidRPr="00E238FF" w:rsidRDefault="00CE4C5C"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CE4C5C" w:rsidRPr="00E238FF" w:rsidRDefault="00CE4C5C"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b/>
                <w:bCs/>
                <w:sz w:val="18"/>
                <w:szCs w:val="18"/>
                <w:lang w:eastAsia="ja-JP"/>
              </w:rPr>
              <w:t>Application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ApplicationName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ApplicationVersion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b/>
                <w:bCs/>
                <w:sz w:val="18"/>
                <w:szCs w:val="18"/>
                <w:lang w:eastAsia="ja-JP"/>
              </w:rPr>
              <w:t>Resources</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CandidateHosts</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HostName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FileSystem</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MountPoint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MountSource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DiskSpace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FileSystemType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ExclusiveExecution</w:t>
            </w:r>
          </w:p>
        </w:tc>
        <w:tc>
          <w:tcPr>
            <w:tcW w:w="550" w:type="dxa"/>
            <w:tcBorders>
              <w:left w:val="single" w:sz="4" w:space="0" w:color="000000"/>
              <w:bottom w:val="single" w:sz="4" w:space="0" w:color="000000"/>
            </w:tcBorders>
          </w:tcPr>
          <w:p w:rsidR="00040BC5"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OperatingSystem</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OperatingSystemType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OperatingSystemName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OperatingSystemVersion</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CPUArchitecture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CPUArchitectureName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IndividualCPUSpeed</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IndividualCPUTime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IndividualCPUCount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IndividualNetworkBandwidth</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IndividualPhysicalMemory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IndividualVirtualMemory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IndividualDiskSpace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TotalCPUTime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TotalCPUCount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TotalPhysicalMemory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TotalVirtualMemory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TotalDiskSpace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TotalResourceCount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b/>
                <w:bCs/>
                <w:sz w:val="18"/>
                <w:szCs w:val="18"/>
                <w:lang w:eastAsia="ja-JP"/>
              </w:rPr>
              <w:t>DataStaging</w:t>
            </w:r>
            <w:r w:rsidRPr="00E238FF">
              <w:rPr>
                <w:rFonts w:cs="Arial"/>
                <w:sz w:val="18"/>
                <w:szCs w:val="18"/>
                <w:lang w:eastAsia="ja-JP"/>
              </w:rPr>
              <w:tab/>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040BC5" w:rsidRPr="00E238FF">
        <w:tc>
          <w:tcPr>
            <w:tcW w:w="3816" w:type="dxa"/>
            <w:tcBorders>
              <w:left w:val="single" w:sz="4" w:space="0" w:color="000000"/>
              <w:bottom w:val="single" w:sz="4" w:space="0" w:color="000000"/>
            </w:tcBorders>
          </w:tcPr>
          <w:p w:rsidR="00040BC5" w:rsidRPr="00E238FF" w:rsidRDefault="00040BC5" w:rsidP="00605542">
            <w:pPr>
              <w:jc w:val="right"/>
              <w:rPr>
                <w:rFonts w:cs="Arial"/>
                <w:sz w:val="18"/>
                <w:szCs w:val="18"/>
                <w:lang w:eastAsia="ja-JP"/>
              </w:rPr>
            </w:pPr>
            <w:r w:rsidRPr="00E238FF">
              <w:rPr>
                <w:rFonts w:cs="Arial"/>
                <w:sz w:val="18"/>
                <w:szCs w:val="18"/>
                <w:lang w:eastAsia="ja-JP"/>
              </w:rPr>
              <w:t>FileName</w:t>
            </w:r>
          </w:p>
        </w:tc>
        <w:tc>
          <w:tcPr>
            <w:tcW w:w="55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590" w:type="dxa"/>
            <w:tcBorders>
              <w:left w:val="single" w:sz="4" w:space="0" w:color="000000"/>
              <w:bottom w:val="single" w:sz="4" w:space="0" w:color="000000"/>
            </w:tcBorders>
          </w:tcPr>
          <w:p w:rsidR="00040BC5" w:rsidRPr="00E238FF" w:rsidRDefault="00040BC5"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040BC5" w:rsidRPr="00E238FF" w:rsidRDefault="00040BC5"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FilesystemName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CreationFlag</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DeleteOnTermination</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Source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Target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b/>
                <w:bCs/>
                <w:sz w:val="18"/>
                <w:szCs w:val="18"/>
                <w:lang w:eastAsia="ja-JP"/>
              </w:rPr>
              <w:t>POSIXApplication</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Executable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Argument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Input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Output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Error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WorkingDirectory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Environment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WallTimeLimit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FileSizeLimit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CoreDumpLimit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DataSegmentLimit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LockedMemoryLimit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MemoryLimit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OpenDescriptorsLimit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PipeSizeLimit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StackSizeLimit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CPUTimeLimit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ProcessCountLimit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VirtualMemoryLimit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ThreadCountLimit</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UserName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GroupName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040BC5">
            <w:pPr>
              <w:rPr>
                <w:rFonts w:cs="Arial"/>
                <w:b/>
                <w:bCs/>
                <w:sz w:val="18"/>
                <w:szCs w:val="18"/>
                <w:lang w:eastAsia="ja-JP"/>
              </w:rPr>
            </w:pPr>
            <w:r w:rsidRPr="00E238FF">
              <w:rPr>
                <w:rFonts w:cs="Arial"/>
                <w:b/>
                <w:bCs/>
                <w:sz w:val="18"/>
                <w:szCs w:val="18"/>
                <w:lang w:eastAsia="ja-JP"/>
              </w:rPr>
              <w:t>HPCProfileApplication</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Executable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Currently there is no plan for implementation of HPC Profile Applications.</w:t>
            </w: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Argument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Input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Output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Error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WorkingDirectory</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 xml:space="preserve">Environment </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r w:rsidR="0064139F" w:rsidRPr="00E238FF">
        <w:tc>
          <w:tcPr>
            <w:tcW w:w="3816" w:type="dxa"/>
            <w:tcBorders>
              <w:left w:val="single" w:sz="4" w:space="0" w:color="000000"/>
              <w:bottom w:val="single" w:sz="4" w:space="0" w:color="000000"/>
            </w:tcBorders>
          </w:tcPr>
          <w:p w:rsidR="0064139F" w:rsidRPr="00E238FF" w:rsidRDefault="0064139F" w:rsidP="00605542">
            <w:pPr>
              <w:jc w:val="right"/>
              <w:rPr>
                <w:rFonts w:cs="Arial"/>
                <w:sz w:val="18"/>
                <w:szCs w:val="18"/>
                <w:lang w:eastAsia="ja-JP"/>
              </w:rPr>
            </w:pPr>
            <w:r w:rsidRPr="00E238FF">
              <w:rPr>
                <w:rFonts w:cs="Arial"/>
                <w:sz w:val="18"/>
                <w:szCs w:val="18"/>
                <w:lang w:eastAsia="ja-JP"/>
              </w:rPr>
              <w:t>UserName</w:t>
            </w:r>
          </w:p>
        </w:tc>
        <w:tc>
          <w:tcPr>
            <w:tcW w:w="55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497"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p>
        </w:tc>
        <w:tc>
          <w:tcPr>
            <w:tcW w:w="590" w:type="dxa"/>
            <w:tcBorders>
              <w:left w:val="single" w:sz="4" w:space="0" w:color="000000"/>
              <w:bottom w:val="single" w:sz="4" w:space="0" w:color="000000"/>
            </w:tcBorders>
          </w:tcPr>
          <w:p w:rsidR="0064139F" w:rsidRPr="00E238FF" w:rsidRDefault="0064139F" w:rsidP="00040BC5">
            <w:pPr>
              <w:rPr>
                <w:rFonts w:cs="Arial"/>
                <w:sz w:val="18"/>
                <w:szCs w:val="18"/>
                <w:lang w:eastAsia="ja-JP"/>
              </w:rPr>
            </w:pPr>
            <w:r w:rsidRPr="00E238FF">
              <w:rPr>
                <w:rFonts w:cs="Arial"/>
                <w:sz w:val="18"/>
                <w:szCs w:val="18"/>
                <w:lang w:eastAsia="ja-JP"/>
              </w:rPr>
              <w:t>X</w:t>
            </w:r>
          </w:p>
        </w:tc>
        <w:tc>
          <w:tcPr>
            <w:tcW w:w="3631" w:type="dxa"/>
            <w:tcBorders>
              <w:left w:val="single" w:sz="4" w:space="0" w:color="000000"/>
              <w:bottom w:val="single" w:sz="4" w:space="0" w:color="000000"/>
              <w:right w:val="single" w:sz="4" w:space="0" w:color="000000"/>
            </w:tcBorders>
          </w:tcPr>
          <w:p w:rsidR="0064139F" w:rsidRPr="00E238FF" w:rsidRDefault="0064139F" w:rsidP="00040BC5">
            <w:pPr>
              <w:rPr>
                <w:rFonts w:cs="Arial"/>
                <w:sz w:val="18"/>
                <w:szCs w:val="18"/>
                <w:lang w:eastAsia="ja-JP"/>
              </w:rPr>
            </w:pPr>
          </w:p>
        </w:tc>
      </w:tr>
    </w:tbl>
    <w:p w:rsidR="00040BC5" w:rsidRPr="00040BC5" w:rsidRDefault="00040BC5" w:rsidP="00040BC5">
      <w:pPr>
        <w:rPr>
          <w:rFonts w:cs="Arial"/>
          <w:sz w:val="20"/>
          <w:szCs w:val="20"/>
          <w:lang w:eastAsia="ja-JP"/>
        </w:rPr>
      </w:pPr>
    </w:p>
    <w:p w:rsidR="00040BC5" w:rsidRPr="00224C9B" w:rsidRDefault="00040BC5" w:rsidP="00040BC5">
      <w:pPr>
        <w:pStyle w:val="AppendixL3"/>
        <w:numPr>
          <w:numberingChange w:id="798" w:author="Stephen McGough" w:date="2008-06-27T10:38:00Z" w:original="%1:3:0:.%2:5:0:.%3:3:0:"/>
        </w:numPr>
      </w:pPr>
      <w:r w:rsidRPr="00040BC5">
        <w:t>Other problems encountered:</w:t>
      </w:r>
    </w:p>
    <w:p w:rsidR="00040BC5" w:rsidRPr="00040BC5" w:rsidRDefault="00040BC5" w:rsidP="00040BC5">
      <w:pPr>
        <w:rPr>
          <w:rFonts w:cs="Arial"/>
          <w:sz w:val="20"/>
          <w:szCs w:val="20"/>
          <w:lang w:eastAsia="ja-JP"/>
        </w:rPr>
      </w:pPr>
    </w:p>
    <w:p w:rsidR="00040BC5" w:rsidRPr="00224C9B" w:rsidRDefault="00040BC5" w:rsidP="00040BC5">
      <w:pPr>
        <w:pStyle w:val="AppendixL3"/>
        <w:numPr>
          <w:numberingChange w:id="799" w:author="Stephen McGough" w:date="2008-06-27T10:38:00Z" w:original="%1:3:0:.%2:5:0:.%3:4:0:"/>
        </w:numPr>
      </w:pPr>
      <w:r w:rsidRPr="00040BC5">
        <w:t>Mappings to existing systems:</w:t>
      </w:r>
    </w:p>
    <w:p w:rsidR="00040BC5" w:rsidRPr="00040BC5" w:rsidRDefault="00040BC5" w:rsidP="000D7BF9">
      <w:pPr>
        <w:jc w:val="both"/>
        <w:rPr>
          <w:rFonts w:cs="Arial"/>
          <w:sz w:val="20"/>
          <w:szCs w:val="20"/>
          <w:lang w:eastAsia="ja-JP"/>
        </w:rPr>
      </w:pPr>
      <w:r w:rsidRPr="00040BC5">
        <w:rPr>
          <w:rFonts w:cs="Arial"/>
          <w:sz w:val="20"/>
          <w:szCs w:val="20"/>
          <w:lang w:eastAsia="ja-JP"/>
        </w:rPr>
        <w:t xml:space="preserve">With the help of the g-Eclipse framework, the JSDL files can easily been submitted to any gLite based Infrastructure like EGEE.  For the submission, a working webservice based Workload Management System (version 3.1) of gLite is required. </w:t>
      </w:r>
    </w:p>
    <w:p w:rsidR="00040BC5" w:rsidRPr="00040BC5" w:rsidRDefault="00040BC5" w:rsidP="00040BC5">
      <w:pPr>
        <w:rPr>
          <w:rFonts w:cs="Arial"/>
          <w:sz w:val="20"/>
          <w:szCs w:val="20"/>
          <w:lang w:eastAsia="ja-JP"/>
        </w:rPr>
      </w:pPr>
    </w:p>
    <w:p w:rsidR="00040BC5" w:rsidRPr="00040BC5" w:rsidRDefault="0064139F" w:rsidP="00040BC5">
      <w:pPr>
        <w:rPr>
          <w:rFonts w:cs="Arial"/>
          <w:sz w:val="20"/>
          <w:szCs w:val="20"/>
          <w:lang w:eastAsia="ja-JP"/>
        </w:rPr>
      </w:pPr>
      <w:r>
        <w:rPr>
          <w:rFonts w:cs="Arial"/>
          <w:sz w:val="20"/>
          <w:szCs w:val="20"/>
          <w:lang w:eastAsia="ja-JP"/>
        </w:rPr>
        <w:t>JSDL is used also in the job submission process of GRIA jobs.</w:t>
      </w:r>
      <w:r w:rsidR="00040BC5" w:rsidRPr="00040BC5">
        <w:rPr>
          <w:rFonts w:cs="Arial"/>
          <w:sz w:val="20"/>
          <w:szCs w:val="20"/>
          <w:lang w:eastAsia="ja-JP"/>
        </w:rPr>
        <w:t xml:space="preserve"> </w:t>
      </w:r>
    </w:p>
    <w:p w:rsidR="00040BC5" w:rsidRPr="00224C9B" w:rsidRDefault="00040BC5" w:rsidP="00040BC5">
      <w:pPr>
        <w:pStyle w:val="AppendixL3"/>
        <w:numPr>
          <w:numberingChange w:id="800" w:author="Stephen McGough" w:date="2008-06-27T10:38:00Z" w:original="%1:3:0:.%2:5:0:.%3:5:0:"/>
        </w:numPr>
      </w:pPr>
      <w:r w:rsidRPr="00224C9B">
        <w:t>Enhancements</w:t>
      </w:r>
      <w:r w:rsidRPr="00040BC5">
        <w:t>:</w:t>
      </w:r>
    </w:p>
    <w:p w:rsidR="00040BC5" w:rsidRPr="00040BC5" w:rsidRDefault="00040BC5" w:rsidP="00224C9B">
      <w:pPr>
        <w:pStyle w:val="AppendixL3"/>
        <w:numPr>
          <w:numberingChange w:id="801" w:author="Stephen McGough" w:date="2008-06-27T10:38:00Z" w:original="%1:3:0:.%2:5:0:.%3:6:0:"/>
        </w:numPr>
      </w:pPr>
      <w:r w:rsidRPr="00040BC5">
        <w:t>Participation in interoperability tests:</w:t>
      </w:r>
    </w:p>
    <w:p w:rsidR="00040BC5" w:rsidRPr="00224C9B" w:rsidRDefault="00040BC5" w:rsidP="00040BC5">
      <w:pPr>
        <w:rPr>
          <w:rFonts w:cs="Arial"/>
          <w:i/>
          <w:sz w:val="20"/>
          <w:szCs w:val="20"/>
          <w:lang w:eastAsia="ja-JP"/>
        </w:rPr>
      </w:pPr>
      <w:r w:rsidRPr="00040BC5">
        <w:rPr>
          <w:rFonts w:cs="Arial"/>
          <w:i/>
          <w:sz w:val="20"/>
          <w:szCs w:val="20"/>
          <w:lang w:eastAsia="ja-JP"/>
        </w:rPr>
        <w:t>NO</w:t>
      </w:r>
    </w:p>
    <w:p w:rsidR="00040BC5" w:rsidRPr="00040BC5" w:rsidRDefault="00040BC5" w:rsidP="00224C9B">
      <w:pPr>
        <w:pStyle w:val="AppendixL3"/>
        <w:numPr>
          <w:numberingChange w:id="802" w:author="Stephen McGough" w:date="2008-06-27T10:38:00Z" w:original="%1:3:0:.%2:5:0:.%3:7:0:"/>
        </w:numPr>
      </w:pPr>
      <w:r w:rsidRPr="00040BC5">
        <w:t>Security:</w:t>
      </w:r>
    </w:p>
    <w:p w:rsidR="00040BC5" w:rsidRPr="00040BC5" w:rsidRDefault="00040BC5" w:rsidP="000D7BF9">
      <w:pPr>
        <w:jc w:val="both"/>
        <w:rPr>
          <w:rFonts w:cs="Arial"/>
          <w:sz w:val="20"/>
          <w:szCs w:val="20"/>
          <w:lang w:eastAsia="ja-JP"/>
        </w:rPr>
      </w:pPr>
      <w:r w:rsidRPr="00040BC5">
        <w:rPr>
          <w:rFonts w:cs="Arial"/>
          <w:sz w:val="20"/>
          <w:szCs w:val="20"/>
          <w:lang w:eastAsia="ja-JP"/>
        </w:rPr>
        <w:t xml:space="preserve">g-Eclipse expects a Job Submission service (Resource Broker, ...) including a Grid security model. Currently, g-Eclipse provides the VOMS based security system based on X.509 certificates and delegated proxies. The g-Eclipse framework checks before job submission if a valid security token exists. If not, the user is asked to create the requested security token (i.e. a VOMS proxy). </w:t>
      </w:r>
    </w:p>
    <w:p w:rsidR="00937135" w:rsidRDefault="00835809" w:rsidP="00224C9B">
      <w:pPr>
        <w:pStyle w:val="AppendixL2"/>
        <w:numPr>
          <w:numberingChange w:id="803" w:author="Stephen McGough" w:date="2008-06-27T10:38:00Z" w:original="Appendix %1:3:0:.%2:6:0:"/>
        </w:numPr>
      </w:pPr>
      <w:bookmarkStart w:id="804" w:name="_Toc77141879"/>
      <w:r>
        <w:rPr>
          <w:rFonts w:hint="eastAsia"/>
        </w:rPr>
        <w:t>GlobusGridWay</w:t>
      </w:r>
      <w:bookmarkEnd w:id="804"/>
    </w:p>
    <w:p w:rsidR="00C019E1" w:rsidRDefault="00C019E1" w:rsidP="00835809">
      <w:pPr>
        <w:rPr>
          <w:rFonts w:cs="Arial"/>
          <w:sz w:val="20"/>
          <w:szCs w:val="20"/>
          <w:lang w:eastAsia="ja-JP"/>
        </w:rPr>
      </w:pPr>
    </w:p>
    <w:p w:rsidR="00835809" w:rsidRPr="00605542" w:rsidRDefault="00C019E1" w:rsidP="00835809">
      <w:pPr>
        <w:rPr>
          <w:rFonts w:cs="Arial"/>
          <w:sz w:val="20"/>
          <w:szCs w:val="20"/>
          <w:lang w:val="es-ES" w:eastAsia="ja-JP"/>
        </w:rPr>
      </w:pPr>
      <w:r w:rsidRPr="00605542">
        <w:rPr>
          <w:rFonts w:cs="Arial"/>
          <w:sz w:val="20"/>
          <w:szCs w:val="20"/>
          <w:lang w:val="es-ES"/>
        </w:rPr>
        <w:t>Contact: Eduardo Huedo</w:t>
      </w:r>
      <w:r w:rsidR="00A80D38">
        <w:rPr>
          <w:rFonts w:cs="Arial" w:hint="eastAsia"/>
          <w:sz w:val="20"/>
          <w:szCs w:val="20"/>
          <w:lang w:val="es-ES" w:eastAsia="ja-JP"/>
        </w:rPr>
        <w:t xml:space="preserve">, </w:t>
      </w:r>
      <w:r w:rsidR="00A80D38" w:rsidRPr="000872EA">
        <w:rPr>
          <w:sz w:val="20"/>
          <w:lang w:eastAsia="ja-JP"/>
        </w:rPr>
        <w:t>José Herrera</w:t>
      </w:r>
    </w:p>
    <w:p w:rsidR="00835809" w:rsidRPr="00605542" w:rsidRDefault="00835809" w:rsidP="00835809">
      <w:pPr>
        <w:rPr>
          <w:rFonts w:cs="Arial"/>
          <w:sz w:val="20"/>
          <w:szCs w:val="20"/>
        </w:rPr>
      </w:pPr>
      <w:r w:rsidRPr="00605542">
        <w:rPr>
          <w:rFonts w:cs="Arial"/>
          <w:sz w:val="20"/>
          <w:szCs w:val="20"/>
        </w:rPr>
        <w:t>Date: 10/05/07</w:t>
      </w:r>
    </w:p>
    <w:p w:rsidR="00835809" w:rsidRPr="00835809" w:rsidRDefault="00835809" w:rsidP="00835809">
      <w:pPr>
        <w:rPr>
          <w:rFonts w:cs="Arial"/>
          <w:i/>
          <w:sz w:val="20"/>
          <w:szCs w:val="20"/>
        </w:rPr>
      </w:pPr>
    </w:p>
    <w:p w:rsidR="00224C9B" w:rsidRPr="00224C9B" w:rsidRDefault="00224C9B" w:rsidP="00224C9B">
      <w:pPr>
        <w:pStyle w:val="ListParagraph"/>
        <w:keepNext/>
        <w:numPr>
          <w:ilvl w:val="1"/>
          <w:numId w:val="26"/>
          <w:numberingChange w:id="805" w:author="Stephen McGough" w:date="2008-06-27T10:38:00Z" w:original="%1:3:0:.%2:6:0:"/>
        </w:numPr>
        <w:spacing w:before="240" w:after="60"/>
        <w:contextualSpacing w:val="0"/>
        <w:outlineLvl w:val="0"/>
        <w:rPr>
          <w:rFonts w:eastAsia="ＭＳ 明朝"/>
          <w:bCs/>
          <w:vanish/>
          <w:kern w:val="32"/>
          <w:sz w:val="20"/>
          <w:szCs w:val="20"/>
          <w:lang w:eastAsia="ja-JP"/>
        </w:rPr>
      </w:pPr>
      <w:bookmarkStart w:id="806" w:name="_Toc201568635"/>
      <w:bookmarkStart w:id="807" w:name="_Toc201568722"/>
      <w:bookmarkEnd w:id="806"/>
      <w:bookmarkEnd w:id="807"/>
    </w:p>
    <w:p w:rsidR="00835809" w:rsidRPr="00835809" w:rsidRDefault="00835809" w:rsidP="00224C9B">
      <w:pPr>
        <w:pStyle w:val="AppendixL3"/>
        <w:numPr>
          <w:numberingChange w:id="808" w:author="Stephen McGough" w:date="2008-06-27T10:38:00Z" w:original="%1:3:0:.%2:6:0:.%3:1:0:"/>
        </w:numPr>
      </w:pPr>
      <w:r w:rsidRPr="00835809">
        <w:t>Introduction</w:t>
      </w:r>
    </w:p>
    <w:p w:rsidR="00835809" w:rsidRPr="00835809" w:rsidRDefault="00835809" w:rsidP="00835809">
      <w:pPr>
        <w:rPr>
          <w:rFonts w:cs="Arial"/>
          <w:sz w:val="20"/>
          <w:szCs w:val="20"/>
        </w:rPr>
      </w:pPr>
    </w:p>
    <w:p w:rsidR="00835809" w:rsidRPr="00835809" w:rsidRDefault="00835809" w:rsidP="000D7BF9">
      <w:pPr>
        <w:jc w:val="both"/>
        <w:rPr>
          <w:rFonts w:cs="Arial"/>
          <w:sz w:val="20"/>
          <w:szCs w:val="20"/>
        </w:rPr>
      </w:pPr>
      <w:r w:rsidRPr="00835809">
        <w:rPr>
          <w:rFonts w:cs="Arial"/>
          <w:sz w:val="20"/>
          <w:szCs w:val="20"/>
        </w:rPr>
        <w:t>The GridWayMetascheduler enables large-scale, reliable and efficient sharing of computing resources (clusters, computing farms, servers, supercomputers...), managed by different LRM (Local Resource Management) systems, such as PBS, SGE, LSF or Condor, within a single organization (enterprise grid) or scattered across several administrative domains (partner or supply-chain grid). GridWay is a Globus project, adhering to Globus philosophy and guidelines for collaborative development and so welcoming code and support contributions from individuals and corporations around the world.</w:t>
      </w:r>
    </w:p>
    <w:p w:rsidR="00835809" w:rsidRPr="00835809" w:rsidRDefault="00835809" w:rsidP="000D7BF9">
      <w:pPr>
        <w:jc w:val="both"/>
        <w:rPr>
          <w:rFonts w:cs="Arial"/>
          <w:sz w:val="20"/>
          <w:szCs w:val="20"/>
        </w:rPr>
      </w:pPr>
      <w:r w:rsidRPr="00835809">
        <w:rPr>
          <w:rFonts w:cs="Arial"/>
          <w:sz w:val="20"/>
          <w:szCs w:val="20"/>
        </w:rPr>
        <w:t>GridWays allows users to specify their jobs using JSDL. In the future, GridWay will generate JSDL to interface LRM systems through Globus.</w:t>
      </w:r>
    </w:p>
    <w:p w:rsidR="00835809" w:rsidRPr="00835809" w:rsidRDefault="00835809" w:rsidP="00835809">
      <w:pPr>
        <w:rPr>
          <w:rFonts w:cs="Arial"/>
          <w:sz w:val="20"/>
          <w:szCs w:val="20"/>
        </w:rPr>
      </w:pPr>
      <w:r w:rsidRPr="00835809">
        <w:rPr>
          <w:rFonts w:cs="Arial"/>
          <w:sz w:val="20"/>
          <w:szCs w:val="20"/>
        </w:rPr>
        <w:t>More information at http://www.gridway.org</w:t>
      </w:r>
    </w:p>
    <w:p w:rsidR="00835809" w:rsidRPr="00835809" w:rsidRDefault="00835809" w:rsidP="00835809">
      <w:pPr>
        <w:rPr>
          <w:rFonts w:cs="Arial"/>
          <w:sz w:val="20"/>
          <w:szCs w:val="20"/>
        </w:rPr>
      </w:pPr>
    </w:p>
    <w:p w:rsidR="00835809" w:rsidRPr="00835809" w:rsidRDefault="00835809" w:rsidP="00224C9B">
      <w:pPr>
        <w:pStyle w:val="AppendixL3"/>
        <w:numPr>
          <w:numberingChange w:id="809" w:author="Stephen McGough" w:date="2008-06-27T10:38:00Z" w:original="%1:3:0:.%2:6:0:.%3:2:0:"/>
        </w:numPr>
      </w:pPr>
      <w:r w:rsidRPr="00835809">
        <w:t>Implemented JSDL Elements:</w:t>
      </w:r>
    </w:p>
    <w:p w:rsidR="00835809" w:rsidRPr="00835809" w:rsidRDefault="00835809" w:rsidP="00835809">
      <w:pPr>
        <w:rPr>
          <w:rFonts w:cs="Arial"/>
          <w:sz w:val="20"/>
          <w:szCs w:val="20"/>
        </w:rPr>
      </w:pPr>
    </w:p>
    <w:tbl>
      <w:tblPr>
        <w:tblStyle w:val="TableGrid"/>
        <w:tblW w:w="0" w:type="auto"/>
        <w:tblLayout w:type="fixed"/>
        <w:tblLook w:val="01E0"/>
      </w:tblPr>
      <w:tblGrid>
        <w:gridCol w:w="3227"/>
        <w:gridCol w:w="567"/>
        <w:gridCol w:w="567"/>
        <w:gridCol w:w="567"/>
        <w:gridCol w:w="2642"/>
      </w:tblGrid>
      <w:tr w:rsidR="00E238FF" w:rsidRPr="00E238FF">
        <w:trPr>
          <w:tblHeader/>
        </w:trPr>
        <w:tc>
          <w:tcPr>
            <w:tcW w:w="3227"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N/A</w:t>
            </w:r>
          </w:p>
        </w:tc>
        <w:tc>
          <w:tcPr>
            <w:tcW w:w="2642" w:type="dxa"/>
            <w:tcBorders>
              <w:top w:val="single" w:sz="4" w:space="0" w:color="auto"/>
              <w:left w:val="single" w:sz="4" w:space="0" w:color="auto"/>
              <w:bottom w:val="single" w:sz="4" w:space="0" w:color="auto"/>
              <w:right w:val="single" w:sz="4" w:space="0" w:color="auto"/>
            </w:tcBorders>
            <w:shd w:val="clear" w:color="auto" w:fill="F3F3F3"/>
          </w:tcPr>
          <w:p w:rsidR="00835809" w:rsidRPr="00E238FF" w:rsidRDefault="00835809" w:rsidP="00C15D82">
            <w:pPr>
              <w:rPr>
                <w:rFonts w:cs="Arial"/>
                <w:i/>
                <w:sz w:val="18"/>
                <w:szCs w:val="18"/>
              </w:rPr>
            </w:pPr>
            <w:r w:rsidRPr="00E238FF">
              <w:rPr>
                <w:rFonts w:cs="Arial"/>
                <w:i/>
                <w:sz w:val="18"/>
                <w:szCs w:val="18"/>
              </w:rPr>
              <w:t>Comments</w:t>
            </w:r>
          </w:p>
        </w:tc>
      </w:tr>
      <w:tr w:rsidR="00E238FF" w:rsidRPr="00E238FF">
        <w:tc>
          <w:tcPr>
            <w:tcW w:w="3227" w:type="dxa"/>
            <w:tcBorders>
              <w:top w:val="single" w:sz="4" w:space="0" w:color="auto"/>
            </w:tcBorders>
          </w:tcPr>
          <w:p w:rsidR="00835809" w:rsidRPr="00E238FF" w:rsidRDefault="00835809" w:rsidP="00C15D82">
            <w:pPr>
              <w:rPr>
                <w:rFonts w:cs="Arial"/>
                <w:sz w:val="18"/>
                <w:szCs w:val="18"/>
              </w:rPr>
            </w:pPr>
            <w:r w:rsidRPr="00E238FF">
              <w:rPr>
                <w:rFonts w:cs="Arial"/>
                <w:sz w:val="18"/>
                <w:szCs w:val="18"/>
              </w:rPr>
              <w:t>JobIdentification</w:t>
            </w:r>
          </w:p>
        </w:tc>
        <w:tc>
          <w:tcPr>
            <w:tcW w:w="567" w:type="dxa"/>
            <w:tcBorders>
              <w:top w:val="single" w:sz="4" w:space="0" w:color="auto"/>
            </w:tcBorders>
          </w:tcPr>
          <w:p w:rsidR="00835809" w:rsidRPr="00E238FF" w:rsidRDefault="00835809" w:rsidP="00C15D82">
            <w:pPr>
              <w:rPr>
                <w:rFonts w:cs="Arial"/>
                <w:sz w:val="18"/>
                <w:szCs w:val="18"/>
              </w:rPr>
            </w:pPr>
            <w:r w:rsidRPr="00E238FF">
              <w:rPr>
                <w:rFonts w:cs="Arial"/>
                <w:sz w:val="18"/>
                <w:szCs w:val="18"/>
              </w:rPr>
              <w:t>√</w:t>
            </w:r>
          </w:p>
        </w:tc>
        <w:tc>
          <w:tcPr>
            <w:tcW w:w="567" w:type="dxa"/>
            <w:tcBorders>
              <w:top w:val="single" w:sz="4" w:space="0" w:color="auto"/>
            </w:tcBorders>
          </w:tcPr>
          <w:p w:rsidR="00835809" w:rsidRPr="00E238FF" w:rsidRDefault="00835809" w:rsidP="00C15D82">
            <w:pPr>
              <w:rPr>
                <w:rFonts w:cs="Arial"/>
                <w:sz w:val="18"/>
                <w:szCs w:val="18"/>
              </w:rPr>
            </w:pPr>
          </w:p>
        </w:tc>
        <w:tc>
          <w:tcPr>
            <w:tcW w:w="567" w:type="dxa"/>
            <w:tcBorders>
              <w:top w:val="single" w:sz="4" w:space="0" w:color="auto"/>
            </w:tcBorders>
          </w:tcPr>
          <w:p w:rsidR="00835809" w:rsidRPr="00E238FF" w:rsidRDefault="00835809" w:rsidP="00C15D82">
            <w:pPr>
              <w:rPr>
                <w:rFonts w:cs="Arial"/>
                <w:sz w:val="18"/>
                <w:szCs w:val="18"/>
              </w:rPr>
            </w:pPr>
          </w:p>
        </w:tc>
        <w:tc>
          <w:tcPr>
            <w:tcW w:w="2642" w:type="dxa"/>
            <w:tcBorders>
              <w:top w:val="single" w:sz="4" w:space="0" w:color="auto"/>
            </w:tcBorders>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JobName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JobAnnotation</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JobProject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 xml:space="preserve">Application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ApplicationName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ApplicationVersion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 xml:space="preserve">Resources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CandidateHosts</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HostName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FileSystem</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MountPoint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MountSource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jc w:val="right"/>
              <w:rPr>
                <w:rFonts w:cs="Arial"/>
                <w:sz w:val="18"/>
                <w:szCs w:val="18"/>
              </w:rPr>
            </w:pPr>
            <w:r w:rsidRPr="00E238FF">
              <w:rPr>
                <w:rFonts w:cs="Arial"/>
                <w:sz w:val="18"/>
                <w:szCs w:val="18"/>
              </w:rPr>
              <w:t>DiskSpace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FileSystemType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ExclusiveExecution</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OperatingSystem</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OperatingSystemType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OperatingSystemName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OperatingSystemVersion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CPUArchitecture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CPUArchitectureName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IndividualCPUSpeed</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IndividualCPUTime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IndividualCPUCount</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IndividualNetworkBandwidth</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Not usually reported by Info. Serv.</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IndividualPhysicalMemory</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IndividualVirtualMemory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IndividualDiskSpace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TotalCPUTime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TotalCPUCount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TotalPhysicalMemory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TotalVirtualMemory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TotalDiskSpace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TotalResourceCount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Will be supported in the future</w:t>
            </w: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DataStaging</w:t>
            </w:r>
            <w:r w:rsidRPr="00E238FF">
              <w:rPr>
                <w:rFonts w:cs="Arial"/>
                <w:sz w:val="18"/>
                <w:szCs w:val="18"/>
              </w:rPr>
              <w:tab/>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FileName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FilesystemName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CreationFlag</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DeleteOnTermination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Source</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Target</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POSIXApplication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Executable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Argument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Input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Output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Error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WorkingDirectory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Working dir is taken from OS</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Environment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WallTimeLimit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FileSizeLimit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CoreDumpLimit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DataSegmentLimit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LockedMemoryLimit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MemoryLimit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OpenDescriptorsLimit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PipeSizeLimit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StackSizeLimit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CPUTimeLimit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ProcessCountLimit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VirtualMemoryLimit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Needs changes in GridWay</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ThreadCountLimit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Out of scope</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UserName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2642" w:type="dxa"/>
          </w:tcPr>
          <w:p w:rsidR="00835809" w:rsidRPr="00E238FF" w:rsidRDefault="00835809" w:rsidP="00C15D82">
            <w:pPr>
              <w:rPr>
                <w:rFonts w:cs="Arial"/>
                <w:sz w:val="18"/>
                <w:szCs w:val="18"/>
              </w:rPr>
            </w:pPr>
            <w:r w:rsidRPr="00E238FF">
              <w:rPr>
                <w:rFonts w:cs="Arial"/>
                <w:sz w:val="18"/>
                <w:szCs w:val="18"/>
              </w:rPr>
              <w:t>User name is taken from OS</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GroupName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r w:rsidRPr="00E238FF">
              <w:rPr>
                <w:rFonts w:cs="Arial"/>
                <w:sz w:val="18"/>
                <w:szCs w:val="18"/>
              </w:rPr>
              <w:t>Not needed</w:t>
            </w:r>
          </w:p>
        </w:tc>
      </w:tr>
      <w:tr w:rsidR="00E238FF" w:rsidRPr="00E238FF">
        <w:tc>
          <w:tcPr>
            <w:tcW w:w="3227" w:type="dxa"/>
          </w:tcPr>
          <w:p w:rsidR="00835809" w:rsidRPr="00E238FF" w:rsidRDefault="00835809" w:rsidP="00C15D82">
            <w:pPr>
              <w:rPr>
                <w:rFonts w:cs="Arial"/>
                <w:sz w:val="18"/>
                <w:szCs w:val="18"/>
              </w:rPr>
            </w:pPr>
            <w:r w:rsidRPr="00E238FF">
              <w:rPr>
                <w:rFonts w:cs="Arial"/>
                <w:sz w:val="18"/>
                <w:szCs w:val="18"/>
              </w:rPr>
              <w:t>HPCProfileApplication</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Executable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Argument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Input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Output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Error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WorkingDirectory</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2642" w:type="dxa"/>
          </w:tcPr>
          <w:p w:rsidR="00835809" w:rsidRPr="00E238FF" w:rsidRDefault="00835809" w:rsidP="00C15D82">
            <w:pPr>
              <w:rPr>
                <w:rFonts w:cs="Arial"/>
                <w:sz w:val="18"/>
                <w:szCs w:val="18"/>
              </w:rPr>
            </w:pPr>
            <w:r w:rsidRPr="00E238FF">
              <w:rPr>
                <w:rFonts w:cs="Arial"/>
                <w:sz w:val="18"/>
                <w:szCs w:val="18"/>
              </w:rPr>
              <w:t>Working dir is taken from OS</w:t>
            </w: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 xml:space="preserve">Environment </w:t>
            </w: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2642" w:type="dxa"/>
          </w:tcPr>
          <w:p w:rsidR="00835809" w:rsidRPr="00E238FF" w:rsidRDefault="00835809" w:rsidP="00C15D82">
            <w:pPr>
              <w:rPr>
                <w:rFonts w:cs="Arial"/>
                <w:sz w:val="18"/>
                <w:szCs w:val="18"/>
              </w:rPr>
            </w:pPr>
          </w:p>
        </w:tc>
      </w:tr>
      <w:tr w:rsidR="00E238FF" w:rsidRPr="00E238FF">
        <w:tc>
          <w:tcPr>
            <w:tcW w:w="3227" w:type="dxa"/>
          </w:tcPr>
          <w:p w:rsidR="00835809" w:rsidRPr="00E238FF" w:rsidRDefault="00835809" w:rsidP="00C15D82">
            <w:pPr>
              <w:ind w:firstLine="720"/>
              <w:jc w:val="right"/>
              <w:rPr>
                <w:rFonts w:cs="Arial"/>
                <w:sz w:val="18"/>
                <w:szCs w:val="18"/>
              </w:rPr>
            </w:pPr>
            <w:r w:rsidRPr="00E238FF">
              <w:rPr>
                <w:rFonts w:cs="Arial"/>
                <w:sz w:val="18"/>
                <w:szCs w:val="18"/>
              </w:rPr>
              <w:t>UserName</w:t>
            </w: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p>
        </w:tc>
        <w:tc>
          <w:tcPr>
            <w:tcW w:w="567" w:type="dxa"/>
          </w:tcPr>
          <w:p w:rsidR="00835809" w:rsidRPr="00E238FF" w:rsidRDefault="00835809" w:rsidP="00C15D82">
            <w:pPr>
              <w:rPr>
                <w:rFonts w:cs="Arial"/>
                <w:sz w:val="18"/>
                <w:szCs w:val="18"/>
              </w:rPr>
            </w:pPr>
            <w:r w:rsidRPr="00E238FF">
              <w:rPr>
                <w:rFonts w:cs="Arial"/>
                <w:sz w:val="18"/>
                <w:szCs w:val="18"/>
              </w:rPr>
              <w:t>√</w:t>
            </w:r>
          </w:p>
        </w:tc>
        <w:tc>
          <w:tcPr>
            <w:tcW w:w="2642" w:type="dxa"/>
          </w:tcPr>
          <w:p w:rsidR="00835809" w:rsidRPr="00E238FF" w:rsidRDefault="00835809" w:rsidP="00C15D82">
            <w:pPr>
              <w:rPr>
                <w:rFonts w:cs="Arial"/>
                <w:sz w:val="18"/>
                <w:szCs w:val="18"/>
              </w:rPr>
            </w:pPr>
            <w:r w:rsidRPr="00E238FF">
              <w:rPr>
                <w:rFonts w:cs="Arial"/>
                <w:sz w:val="18"/>
                <w:szCs w:val="18"/>
              </w:rPr>
              <w:t>User name is taken from OS</w:t>
            </w:r>
          </w:p>
        </w:tc>
      </w:tr>
    </w:tbl>
    <w:p w:rsidR="00835809" w:rsidRPr="00835809" w:rsidRDefault="00835809" w:rsidP="00835809">
      <w:pPr>
        <w:rPr>
          <w:rFonts w:cs="Arial"/>
          <w:sz w:val="20"/>
          <w:szCs w:val="20"/>
        </w:rPr>
      </w:pPr>
    </w:p>
    <w:p w:rsidR="00835809" w:rsidRPr="00835809" w:rsidRDefault="00835809" w:rsidP="00224C9B">
      <w:pPr>
        <w:pStyle w:val="AppendixL3"/>
        <w:numPr>
          <w:numberingChange w:id="810" w:author="Stephen McGough" w:date="2008-06-27T10:38:00Z" w:original="%1:3:0:.%2:6:0:.%3:3:0:"/>
        </w:numPr>
      </w:pPr>
      <w:r w:rsidRPr="00835809">
        <w:t>Other problems encountered:</w:t>
      </w:r>
    </w:p>
    <w:p w:rsidR="00835809" w:rsidRPr="00835809" w:rsidRDefault="00835809" w:rsidP="00835809">
      <w:pPr>
        <w:rPr>
          <w:rFonts w:cs="Arial"/>
          <w:sz w:val="20"/>
          <w:szCs w:val="20"/>
        </w:rPr>
      </w:pPr>
    </w:p>
    <w:p w:rsidR="00835809" w:rsidRPr="00835809" w:rsidRDefault="00835809" w:rsidP="000D7BF9">
      <w:pPr>
        <w:jc w:val="both"/>
        <w:rPr>
          <w:rFonts w:cs="Arial"/>
          <w:sz w:val="20"/>
          <w:szCs w:val="20"/>
        </w:rPr>
      </w:pPr>
      <w:r w:rsidRPr="00835809">
        <w:rPr>
          <w:rFonts w:cs="Arial"/>
          <w:sz w:val="20"/>
          <w:szCs w:val="20"/>
        </w:rPr>
        <w:t>Due to GridWay Job Template specification, the POSIX Application schema must be always included in the JSDL document.</w:t>
      </w:r>
    </w:p>
    <w:p w:rsidR="00835809" w:rsidRPr="00835809" w:rsidRDefault="00835809" w:rsidP="00835809">
      <w:pPr>
        <w:rPr>
          <w:rFonts w:cs="Arial"/>
          <w:sz w:val="20"/>
          <w:szCs w:val="20"/>
        </w:rPr>
      </w:pPr>
    </w:p>
    <w:p w:rsidR="00835809" w:rsidRPr="00835809" w:rsidRDefault="00835809" w:rsidP="00224C9B">
      <w:pPr>
        <w:pStyle w:val="AppendixL3"/>
        <w:numPr>
          <w:numberingChange w:id="811" w:author="Stephen McGough" w:date="2008-06-27T10:38:00Z" w:original="%1:3:0:.%2:6:0:.%3:4:0:"/>
        </w:numPr>
      </w:pPr>
      <w:r w:rsidRPr="00835809">
        <w:t>Mappings to existing systems:</w:t>
      </w:r>
    </w:p>
    <w:p w:rsidR="00835809" w:rsidRPr="00835809" w:rsidRDefault="00835809" w:rsidP="00835809">
      <w:pPr>
        <w:rPr>
          <w:rFonts w:cs="Arial"/>
          <w:sz w:val="20"/>
          <w:szCs w:val="20"/>
        </w:rPr>
      </w:pPr>
    </w:p>
    <w:p w:rsidR="00835809" w:rsidRPr="00835809" w:rsidRDefault="00835809" w:rsidP="000D7BF9">
      <w:pPr>
        <w:jc w:val="both"/>
        <w:rPr>
          <w:rFonts w:cs="Arial"/>
          <w:sz w:val="20"/>
          <w:szCs w:val="20"/>
        </w:rPr>
      </w:pPr>
      <w:r w:rsidRPr="00835809">
        <w:rPr>
          <w:rFonts w:cs="Arial"/>
          <w:sz w:val="20"/>
          <w:szCs w:val="20"/>
        </w:rPr>
        <w:t>We mapped JSDL to GridWay Job Template (GWJT), and we did not find any significant problem. However, there are a considerable number of unsupported parameters because they are out of the scope of GridWay.</w:t>
      </w:r>
    </w:p>
    <w:p w:rsidR="00835809" w:rsidRPr="00835809" w:rsidRDefault="00835809" w:rsidP="00835809">
      <w:pPr>
        <w:rPr>
          <w:rFonts w:cs="Arial"/>
          <w:sz w:val="20"/>
          <w:szCs w:val="20"/>
        </w:rPr>
      </w:pPr>
      <w:r w:rsidRPr="00835809">
        <w:rPr>
          <w:rFonts w:cs="Arial"/>
          <w:sz w:val="20"/>
          <w:szCs w:val="20"/>
        </w:rPr>
        <w:t xml:space="preserve">More information at http://www.gridway.org/documentation/stable/userguide/c587.htm </w:t>
      </w:r>
    </w:p>
    <w:p w:rsidR="00835809" w:rsidRPr="00835809" w:rsidRDefault="00835809" w:rsidP="00835809">
      <w:pPr>
        <w:rPr>
          <w:rFonts w:cs="Arial"/>
          <w:sz w:val="20"/>
          <w:szCs w:val="20"/>
        </w:rPr>
      </w:pPr>
    </w:p>
    <w:p w:rsidR="00835809" w:rsidRPr="00835809" w:rsidRDefault="00835809" w:rsidP="00224C9B">
      <w:pPr>
        <w:pStyle w:val="AppendixL3"/>
        <w:numPr>
          <w:numberingChange w:id="812" w:author="Stephen McGough" w:date="2008-06-27T10:38:00Z" w:original="%1:3:0:.%2:6:0:.%3:5:0:"/>
        </w:numPr>
      </w:pPr>
      <w:r w:rsidRPr="00835809">
        <w:t>Enhancements:</w:t>
      </w:r>
    </w:p>
    <w:p w:rsidR="00835809" w:rsidRPr="00835809" w:rsidRDefault="00835809" w:rsidP="00835809">
      <w:pPr>
        <w:rPr>
          <w:rFonts w:cs="Arial"/>
          <w:sz w:val="20"/>
          <w:szCs w:val="20"/>
        </w:rPr>
      </w:pPr>
    </w:p>
    <w:p w:rsidR="00835809" w:rsidRPr="00835809" w:rsidRDefault="00835809" w:rsidP="00835809">
      <w:pPr>
        <w:rPr>
          <w:rFonts w:cs="Arial"/>
          <w:sz w:val="20"/>
          <w:szCs w:val="20"/>
        </w:rPr>
      </w:pPr>
      <w:r w:rsidRPr="00835809">
        <w:rPr>
          <w:rFonts w:cs="Arial"/>
          <w:sz w:val="20"/>
          <w:szCs w:val="20"/>
        </w:rPr>
        <w:t>We didn’t extend JSDL.</w:t>
      </w:r>
    </w:p>
    <w:p w:rsidR="00835809" w:rsidRPr="00835809" w:rsidRDefault="00835809" w:rsidP="00835809">
      <w:pPr>
        <w:rPr>
          <w:rFonts w:cs="Arial"/>
          <w:sz w:val="20"/>
          <w:szCs w:val="20"/>
        </w:rPr>
      </w:pPr>
    </w:p>
    <w:p w:rsidR="00835809" w:rsidRPr="00835809" w:rsidRDefault="00835809" w:rsidP="00224C9B">
      <w:pPr>
        <w:pStyle w:val="AppendixL3"/>
        <w:numPr>
          <w:numberingChange w:id="813" w:author="Stephen McGough" w:date="2008-06-27T10:38:00Z" w:original="%1:3:0:.%2:6:0:.%3:6:0:"/>
        </w:numPr>
      </w:pPr>
      <w:r w:rsidRPr="00835809">
        <w:t>Participation in interoperability tests:</w:t>
      </w:r>
    </w:p>
    <w:p w:rsidR="00835809" w:rsidRPr="00835809" w:rsidRDefault="00835809" w:rsidP="00835809">
      <w:pPr>
        <w:rPr>
          <w:rFonts w:cs="Arial"/>
          <w:sz w:val="20"/>
          <w:szCs w:val="20"/>
        </w:rPr>
      </w:pPr>
    </w:p>
    <w:p w:rsidR="00835809" w:rsidRPr="00835809" w:rsidRDefault="00835809" w:rsidP="00835809">
      <w:pPr>
        <w:rPr>
          <w:rFonts w:cs="Arial"/>
          <w:sz w:val="20"/>
          <w:szCs w:val="20"/>
        </w:rPr>
      </w:pPr>
      <w:r w:rsidRPr="00835809">
        <w:rPr>
          <w:rFonts w:cs="Arial"/>
          <w:sz w:val="20"/>
          <w:szCs w:val="20"/>
        </w:rPr>
        <w:t>No, we didn’t.</w:t>
      </w:r>
    </w:p>
    <w:p w:rsidR="00835809" w:rsidRPr="00835809" w:rsidRDefault="00835809" w:rsidP="00835809">
      <w:pPr>
        <w:ind w:left="1080"/>
        <w:rPr>
          <w:rFonts w:cs="Arial"/>
          <w:sz w:val="20"/>
          <w:szCs w:val="20"/>
        </w:rPr>
      </w:pPr>
    </w:p>
    <w:p w:rsidR="00835809" w:rsidRPr="00835809" w:rsidRDefault="00835809" w:rsidP="00224C9B">
      <w:pPr>
        <w:pStyle w:val="AppendixL3"/>
        <w:numPr>
          <w:numberingChange w:id="814" w:author="Stephen McGough" w:date="2008-06-27T10:38:00Z" w:original="%1:3:0:.%2:6:0:.%3:7:0:"/>
        </w:numPr>
      </w:pPr>
      <w:r w:rsidRPr="00835809">
        <w:t>Security:</w:t>
      </w:r>
    </w:p>
    <w:p w:rsidR="00835809" w:rsidRPr="00835809" w:rsidRDefault="00835809" w:rsidP="00C019E1">
      <w:pPr>
        <w:rPr>
          <w:rFonts w:cs="Arial"/>
          <w:sz w:val="20"/>
          <w:szCs w:val="20"/>
          <w:lang w:eastAsia="ja-JP"/>
        </w:rPr>
      </w:pPr>
    </w:p>
    <w:p w:rsidR="00835809" w:rsidRPr="00835809" w:rsidRDefault="00835809" w:rsidP="000D7BF9">
      <w:pPr>
        <w:jc w:val="both"/>
        <w:rPr>
          <w:rFonts w:cs="Arial"/>
          <w:sz w:val="20"/>
          <w:szCs w:val="20"/>
        </w:rPr>
      </w:pPr>
      <w:r w:rsidRPr="00835809">
        <w:rPr>
          <w:rFonts w:cs="Arial"/>
          <w:sz w:val="20"/>
          <w:szCs w:val="20"/>
        </w:rPr>
        <w:t>We map JSDL documents to GWJT files, so we use the GridWay security model, as well as GSI (Globus Security Infrastructures).</w:t>
      </w:r>
    </w:p>
    <w:p w:rsidR="00835809" w:rsidRPr="00835809" w:rsidRDefault="00835809" w:rsidP="00835809">
      <w:pPr>
        <w:rPr>
          <w:rFonts w:cs="Arial"/>
          <w:sz w:val="20"/>
          <w:szCs w:val="20"/>
        </w:rPr>
      </w:pPr>
      <w:r w:rsidRPr="00835809">
        <w:rPr>
          <w:rFonts w:cs="Arial"/>
          <w:sz w:val="20"/>
          <w:szCs w:val="20"/>
        </w:rPr>
        <w:t>More information at http://gridway.org</w:t>
      </w:r>
    </w:p>
    <w:p w:rsidR="00835809" w:rsidRPr="00835809" w:rsidRDefault="00835809" w:rsidP="00835809">
      <w:pPr>
        <w:rPr>
          <w:lang w:eastAsia="ja-JP"/>
        </w:rPr>
      </w:pPr>
    </w:p>
    <w:p w:rsidR="005C6944" w:rsidRDefault="005C6944" w:rsidP="00224C9B">
      <w:pPr>
        <w:pStyle w:val="AppendixL2"/>
        <w:numPr>
          <w:numberingChange w:id="815" w:author="Stephen McGough" w:date="2008-06-27T10:38:00Z" w:original="Appendix %1:3:0:.%2:7:0:"/>
        </w:numPr>
      </w:pPr>
      <w:bookmarkStart w:id="816" w:name="_Toc77141880"/>
      <w:r>
        <w:rPr>
          <w:rFonts w:hint="eastAsia"/>
        </w:rPr>
        <w:t>NAREGI</w:t>
      </w:r>
      <w:bookmarkEnd w:id="816"/>
    </w:p>
    <w:p w:rsidR="005C6944" w:rsidRPr="005C6944" w:rsidRDefault="005C6944" w:rsidP="005C6944">
      <w:pPr>
        <w:pStyle w:val="nobreak"/>
        <w:rPr>
          <w:rFonts w:eastAsia="ＭＳ 明朝"/>
          <w:lang w:eastAsia="ja-JP"/>
        </w:rPr>
      </w:pPr>
    </w:p>
    <w:p w:rsidR="005C6944" w:rsidRPr="00405C6F" w:rsidRDefault="00C019E1" w:rsidP="005C6944">
      <w:pPr>
        <w:rPr>
          <w:rFonts w:eastAsia="ＭＳ 明朝" w:cs="Arial"/>
          <w:sz w:val="20"/>
          <w:szCs w:val="20"/>
        </w:rPr>
      </w:pPr>
      <w:r w:rsidRPr="00405C6F">
        <w:rPr>
          <w:rFonts w:eastAsia="ＭＳ 明朝" w:cs="Arial"/>
          <w:sz w:val="20"/>
          <w:szCs w:val="20"/>
        </w:rPr>
        <w:t xml:space="preserve">Contact:  </w:t>
      </w:r>
      <w:r w:rsidRPr="00405C6F">
        <w:rPr>
          <w:rFonts w:eastAsia="ＭＳ 明朝" w:cs="Arial" w:hint="eastAsia"/>
          <w:sz w:val="20"/>
          <w:szCs w:val="20"/>
          <w:lang w:eastAsia="ja-JP"/>
        </w:rPr>
        <w:t>Kazushige S</w:t>
      </w:r>
      <w:r w:rsidR="005C6944" w:rsidRPr="00405C6F">
        <w:rPr>
          <w:rFonts w:eastAsia="ＭＳ 明朝" w:cs="Arial"/>
          <w:sz w:val="20"/>
          <w:szCs w:val="20"/>
        </w:rPr>
        <w:t>aga</w:t>
      </w:r>
    </w:p>
    <w:p w:rsidR="005C6944" w:rsidRPr="00405C6F" w:rsidRDefault="005C6944" w:rsidP="005C6944">
      <w:pPr>
        <w:rPr>
          <w:rFonts w:eastAsia="ＭＳ 明朝" w:cs="Arial"/>
          <w:sz w:val="20"/>
          <w:szCs w:val="20"/>
        </w:rPr>
      </w:pPr>
      <w:r w:rsidRPr="00405C6F">
        <w:rPr>
          <w:rFonts w:eastAsia="ＭＳ 明朝" w:cs="Arial"/>
          <w:sz w:val="20"/>
          <w:szCs w:val="20"/>
        </w:rPr>
        <w:t>Date: 04-June-08</w:t>
      </w:r>
    </w:p>
    <w:p w:rsidR="005C6944" w:rsidRPr="005C6944" w:rsidRDefault="005C6944" w:rsidP="005C6944">
      <w:pPr>
        <w:rPr>
          <w:rFonts w:eastAsia="ＭＳ 明朝" w:cs="Arial"/>
          <w:i/>
          <w:sz w:val="20"/>
          <w:szCs w:val="20"/>
        </w:rPr>
      </w:pPr>
    </w:p>
    <w:p w:rsidR="00224C9B" w:rsidRPr="00224C9B" w:rsidRDefault="00224C9B" w:rsidP="00224C9B">
      <w:pPr>
        <w:pStyle w:val="ListParagraph"/>
        <w:keepNext/>
        <w:numPr>
          <w:ilvl w:val="1"/>
          <w:numId w:val="26"/>
          <w:numberingChange w:id="817" w:author="Stephen McGough" w:date="2008-06-27T10:38:00Z" w:original="%1:3:0:.%2:7:0:"/>
        </w:numPr>
        <w:spacing w:before="240" w:after="60"/>
        <w:contextualSpacing w:val="0"/>
        <w:outlineLvl w:val="0"/>
        <w:rPr>
          <w:rFonts w:eastAsia="ＭＳ 明朝"/>
          <w:bCs/>
          <w:vanish/>
          <w:kern w:val="32"/>
          <w:sz w:val="20"/>
          <w:szCs w:val="20"/>
          <w:lang w:eastAsia="ja-JP"/>
        </w:rPr>
      </w:pPr>
      <w:bookmarkStart w:id="818" w:name="_Toc201568644"/>
      <w:bookmarkStart w:id="819" w:name="_Toc201568731"/>
      <w:bookmarkEnd w:id="818"/>
      <w:bookmarkEnd w:id="819"/>
    </w:p>
    <w:p w:rsidR="005C6944" w:rsidRPr="005C6944" w:rsidRDefault="005C6944" w:rsidP="00224C9B">
      <w:pPr>
        <w:pStyle w:val="AppendixL3"/>
        <w:numPr>
          <w:numberingChange w:id="820" w:author="Stephen McGough" w:date="2008-06-27T10:38:00Z" w:original="%1:3:0:.%2:7:0:.%3:1:0:"/>
        </w:numPr>
      </w:pPr>
      <w:r w:rsidRPr="005C6944">
        <w:t>Introduction</w:t>
      </w:r>
    </w:p>
    <w:p w:rsidR="005C6944" w:rsidRPr="00C019E1" w:rsidRDefault="005C6944" w:rsidP="005C6944">
      <w:pPr>
        <w:rPr>
          <w:rFonts w:eastAsia="ＭＳ 明朝" w:cs="Arial"/>
          <w:i/>
          <w:sz w:val="20"/>
          <w:szCs w:val="20"/>
          <w:lang w:eastAsia="ja-JP"/>
        </w:rPr>
      </w:pPr>
    </w:p>
    <w:p w:rsidR="005C6944" w:rsidRPr="005C6944" w:rsidRDefault="00A80D38" w:rsidP="005C6944">
      <w:pPr>
        <w:rPr>
          <w:rFonts w:eastAsia="ＭＳ 明朝" w:cs="Arial"/>
          <w:sz w:val="20"/>
          <w:szCs w:val="20"/>
          <w:lang w:eastAsia="ja-JP"/>
        </w:rPr>
      </w:pPr>
      <w:r>
        <w:rPr>
          <w:rFonts w:eastAsia="ＭＳ 明朝" w:cs="Arial" w:hint="eastAsia"/>
          <w:sz w:val="20"/>
          <w:szCs w:val="20"/>
          <w:lang w:eastAsia="ja-JP"/>
        </w:rPr>
        <w:t xml:space="preserve">Project web site: </w:t>
      </w:r>
      <w:r w:rsidRPr="00A80D38">
        <w:rPr>
          <w:rFonts w:eastAsia="ＭＳ 明朝" w:cs="Arial"/>
          <w:sz w:val="20"/>
          <w:szCs w:val="20"/>
          <w:lang w:eastAsia="ja-JP"/>
        </w:rPr>
        <w:t>http://www.naregi.org/index_e.html</w:t>
      </w:r>
      <w:r>
        <w:rPr>
          <w:rFonts w:eastAsia="ＭＳ 明朝" w:cs="Arial" w:hint="eastAsia"/>
          <w:sz w:val="20"/>
          <w:szCs w:val="20"/>
          <w:lang w:eastAsia="ja-JP"/>
        </w:rPr>
        <w:t>.</w:t>
      </w:r>
    </w:p>
    <w:p w:rsidR="005C6944" w:rsidRPr="005C6944" w:rsidRDefault="005C6944" w:rsidP="00224C9B">
      <w:pPr>
        <w:pStyle w:val="AppendixL3"/>
        <w:numPr>
          <w:numberingChange w:id="821" w:author="Stephen McGough" w:date="2008-06-27T10:38:00Z" w:original="%1:3:0:.%2:7:0:.%3:2:0:"/>
        </w:numPr>
      </w:pPr>
      <w:r w:rsidRPr="005C6944">
        <w:t>Implemented JSDL Elements:</w:t>
      </w:r>
    </w:p>
    <w:p w:rsidR="005C6944" w:rsidRPr="005C6944" w:rsidRDefault="005C6944" w:rsidP="005C6944">
      <w:pPr>
        <w:rPr>
          <w:rFonts w:eastAsia="ＭＳ 明朝" w:cs="Arial"/>
          <w:sz w:val="20"/>
          <w:szCs w:val="20"/>
        </w:rPr>
      </w:pPr>
    </w:p>
    <w:p w:rsidR="005C6944" w:rsidRPr="005C6944" w:rsidRDefault="005C6944" w:rsidP="005C6944">
      <w:pPr>
        <w:rPr>
          <w:rFonts w:eastAsia="ＭＳ 明朝" w:cs="Arial"/>
          <w:sz w:val="20"/>
          <w:szCs w:val="20"/>
        </w:rPr>
      </w:pPr>
      <w:r w:rsidRPr="005C6944">
        <w:rPr>
          <w:rFonts w:eastAsia="ＭＳ 明朝" w:cs="Arial"/>
          <w:sz w:val="20"/>
          <w:szCs w:val="20"/>
        </w:rPr>
        <w:t>(1) JSDL Elements in Resource Broker (NAREGI Super Scheduler)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943"/>
        <w:gridCol w:w="567"/>
        <w:gridCol w:w="567"/>
        <w:gridCol w:w="567"/>
        <w:gridCol w:w="2926"/>
      </w:tblGrid>
      <w:tr w:rsidR="005C6944" w:rsidRPr="00405C6F">
        <w:trPr>
          <w:tblHeader/>
        </w:trPr>
        <w:tc>
          <w:tcPr>
            <w:tcW w:w="2943"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N/A</w:t>
            </w:r>
          </w:p>
        </w:tc>
        <w:tc>
          <w:tcPr>
            <w:tcW w:w="2926" w:type="dxa"/>
            <w:tcBorders>
              <w:top w:val="single" w:sz="4" w:space="0" w:color="auto"/>
              <w:left w:val="single" w:sz="4" w:space="0" w:color="auto"/>
              <w:bottom w:val="single" w:sz="4" w:space="0" w:color="auto"/>
              <w:right w:val="single" w:sz="4" w:space="0" w:color="auto"/>
            </w:tcBorders>
            <w:shd w:val="clear" w:color="auto" w:fill="F3F3F3"/>
          </w:tcPr>
          <w:p w:rsidR="005C6944" w:rsidRPr="00405C6F" w:rsidRDefault="005C6944" w:rsidP="00C15D82">
            <w:pPr>
              <w:rPr>
                <w:rFonts w:eastAsia="ＭＳ 明朝" w:cs="Arial"/>
                <w:i/>
                <w:sz w:val="18"/>
                <w:szCs w:val="18"/>
              </w:rPr>
            </w:pPr>
            <w:r w:rsidRPr="00405C6F">
              <w:rPr>
                <w:rFonts w:eastAsia="ＭＳ 明朝" w:cs="Arial"/>
                <w:i/>
                <w:sz w:val="18"/>
                <w:szCs w:val="18"/>
              </w:rPr>
              <w:t>Comments</w:t>
            </w:r>
          </w:p>
        </w:tc>
      </w:tr>
      <w:tr w:rsidR="005C6944" w:rsidRPr="00405C6F">
        <w:tc>
          <w:tcPr>
            <w:tcW w:w="2943" w:type="dxa"/>
            <w:tcBorders>
              <w:top w:val="single" w:sz="4" w:space="0" w:color="auto"/>
            </w:tcBorders>
          </w:tcPr>
          <w:p w:rsidR="005C6944" w:rsidRPr="00405C6F" w:rsidRDefault="005C6944" w:rsidP="00C15D82">
            <w:pPr>
              <w:rPr>
                <w:rFonts w:eastAsia="ＭＳ 明朝" w:cs="Arial"/>
                <w:sz w:val="18"/>
                <w:szCs w:val="18"/>
              </w:rPr>
            </w:pPr>
            <w:r w:rsidRPr="00405C6F">
              <w:rPr>
                <w:rFonts w:eastAsia="ＭＳ 明朝" w:cs="Arial"/>
                <w:sz w:val="18"/>
                <w:szCs w:val="18"/>
              </w:rPr>
              <w:t>JobIdentification</w:t>
            </w:r>
          </w:p>
        </w:tc>
        <w:tc>
          <w:tcPr>
            <w:tcW w:w="567" w:type="dxa"/>
            <w:tcBorders>
              <w:top w:val="single" w:sz="4" w:space="0" w:color="auto"/>
            </w:tcBorders>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Borders>
              <w:top w:val="single" w:sz="4" w:space="0" w:color="auto"/>
            </w:tcBorders>
          </w:tcPr>
          <w:p w:rsidR="005C6944" w:rsidRPr="00405C6F" w:rsidRDefault="005C6944" w:rsidP="00C15D82">
            <w:pPr>
              <w:rPr>
                <w:rFonts w:eastAsia="ＭＳ 明朝" w:cs="Arial"/>
                <w:sz w:val="18"/>
                <w:szCs w:val="18"/>
              </w:rPr>
            </w:pPr>
          </w:p>
        </w:tc>
        <w:tc>
          <w:tcPr>
            <w:tcW w:w="567" w:type="dxa"/>
            <w:tcBorders>
              <w:top w:val="single" w:sz="4" w:space="0" w:color="auto"/>
            </w:tcBorders>
          </w:tcPr>
          <w:p w:rsidR="005C6944" w:rsidRPr="00405C6F" w:rsidRDefault="005C6944" w:rsidP="00C15D82">
            <w:pPr>
              <w:rPr>
                <w:rFonts w:eastAsia="ＭＳ 明朝" w:cs="Arial"/>
                <w:sz w:val="18"/>
                <w:szCs w:val="18"/>
              </w:rPr>
            </w:pPr>
          </w:p>
        </w:tc>
        <w:tc>
          <w:tcPr>
            <w:tcW w:w="2926" w:type="dxa"/>
            <w:tcBorders>
              <w:top w:val="single" w:sz="4" w:space="0" w:color="auto"/>
            </w:tcBorders>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JobName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JobAnnotation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 xml:space="preserve">Same as above </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JobProject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 xml:space="preserve">Application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ApplicationName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ApplicationVersion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 xml:space="preserve">Resources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CandidateHosts</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HostName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FileSystem</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Currently not supported</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MountPoint</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MountSource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jc w:val="right"/>
              <w:rPr>
                <w:rFonts w:eastAsia="ＭＳ 明朝" w:cs="Arial"/>
                <w:sz w:val="18"/>
                <w:szCs w:val="18"/>
              </w:rPr>
            </w:pPr>
            <w:r w:rsidRPr="00405C6F">
              <w:rPr>
                <w:rFonts w:eastAsia="ＭＳ 明朝" w:cs="Arial"/>
                <w:sz w:val="18"/>
                <w:szCs w:val="18"/>
              </w:rPr>
              <w:t>DiskSpace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FileSystemType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ExclusiveExecution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OperatingSystem</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OperatingSystemType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605542">
            <w:pPr>
              <w:ind w:firstLine="720"/>
              <w:jc w:val="right"/>
              <w:rPr>
                <w:rFonts w:eastAsia="ＭＳ 明朝" w:cs="Arial"/>
                <w:sz w:val="18"/>
                <w:szCs w:val="18"/>
              </w:rPr>
            </w:pPr>
            <w:r w:rsidRPr="00405C6F">
              <w:rPr>
                <w:rFonts w:eastAsia="ＭＳ 明朝" w:cs="Arial"/>
                <w:sz w:val="18"/>
                <w:szCs w:val="18"/>
              </w:rPr>
              <w:t>OperatingSystemName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OperatingSystemVersion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CPUArchitecture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CPUArchitectureName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IndividualCPUSpeed</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IndividualCPUTime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IndividualCPUCount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IndividualNetworkBandwidth</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IndividualPhysicalMemory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IndividualVirtualMemory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IndividualDiskSpace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TotalCPUTime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TotalCPUCount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TotalPhysicalMemory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TotalVirtualMemory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TotalDiskSpace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TotalResourceCount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DataStaging</w:t>
            </w:r>
            <w:r w:rsidRPr="00405C6F">
              <w:rPr>
                <w:rFonts w:eastAsia="ＭＳ 明朝" w:cs="Arial"/>
                <w:sz w:val="18"/>
                <w:szCs w:val="18"/>
              </w:rPr>
              <w:tab/>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third-party transfer only</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FileName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FilesystemName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CreationFlag</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DeleteOnTermination</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Source</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Target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POSIXApplication</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Executable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Argument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Input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Output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Error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WorkingDirectory</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Environment </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WallTimeLimit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FileSizeLimit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Silently ignored in GridSS</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CoreDumpLimit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DataSegmentLimit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LockedMemoryLimit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MemoryLimit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OpenDescriptorsLimit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PipeSizeLimit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StackSizeLimit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CPUTimeLimit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ProcessCountLimit</w:t>
            </w: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VirtualMemoryLimit</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ThreadCountLimit</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UserName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GroupName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rPr>
                <w:rFonts w:eastAsia="ＭＳ 明朝" w:cs="Arial"/>
                <w:sz w:val="18"/>
                <w:szCs w:val="18"/>
              </w:rPr>
            </w:pPr>
            <w:r w:rsidRPr="00405C6F">
              <w:rPr>
                <w:rFonts w:eastAsia="ＭＳ 明朝" w:cs="Arial"/>
                <w:sz w:val="18"/>
                <w:szCs w:val="18"/>
              </w:rPr>
              <w:t>HPCProfileApplication</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r w:rsidRPr="00405C6F">
              <w:rPr>
                <w:rFonts w:eastAsia="ＭＳ 明朝" w:cs="Arial"/>
                <w:sz w:val="18"/>
                <w:szCs w:val="18"/>
              </w:rPr>
              <w:t>X</w:t>
            </w: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Currently not supported</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Executable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Argument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Input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Output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Error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WorkingDirectory</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 xml:space="preserve">Environment </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r w:rsidR="005C6944" w:rsidRPr="00405C6F">
        <w:tc>
          <w:tcPr>
            <w:tcW w:w="2943" w:type="dxa"/>
          </w:tcPr>
          <w:p w:rsidR="005C6944" w:rsidRPr="00405C6F" w:rsidRDefault="005C6944" w:rsidP="00C15D82">
            <w:pPr>
              <w:ind w:firstLine="720"/>
              <w:jc w:val="right"/>
              <w:rPr>
                <w:rFonts w:eastAsia="ＭＳ 明朝" w:cs="Arial"/>
                <w:sz w:val="18"/>
                <w:szCs w:val="18"/>
              </w:rPr>
            </w:pPr>
            <w:r w:rsidRPr="00405C6F">
              <w:rPr>
                <w:rFonts w:eastAsia="ＭＳ 明朝" w:cs="Arial"/>
                <w:sz w:val="18"/>
                <w:szCs w:val="18"/>
              </w:rPr>
              <w:t>UserName</w:t>
            </w: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567" w:type="dxa"/>
          </w:tcPr>
          <w:p w:rsidR="005C6944" w:rsidRPr="00405C6F" w:rsidRDefault="005C6944" w:rsidP="00C15D82">
            <w:pPr>
              <w:rPr>
                <w:rFonts w:eastAsia="ＭＳ 明朝" w:cs="Arial"/>
                <w:sz w:val="18"/>
                <w:szCs w:val="18"/>
              </w:rPr>
            </w:pPr>
          </w:p>
        </w:tc>
        <w:tc>
          <w:tcPr>
            <w:tcW w:w="2926" w:type="dxa"/>
          </w:tcPr>
          <w:p w:rsidR="005C6944" w:rsidRPr="00405C6F" w:rsidRDefault="005C6944" w:rsidP="00C15D82">
            <w:pPr>
              <w:rPr>
                <w:rFonts w:eastAsia="ＭＳ 明朝" w:cs="Arial"/>
                <w:sz w:val="18"/>
                <w:szCs w:val="18"/>
              </w:rPr>
            </w:pPr>
            <w:r w:rsidRPr="00405C6F">
              <w:rPr>
                <w:rFonts w:eastAsia="ＭＳ 明朝" w:cs="Arial"/>
                <w:sz w:val="18"/>
                <w:szCs w:val="18"/>
              </w:rPr>
              <w:t>Same as above</w:t>
            </w:r>
          </w:p>
        </w:tc>
      </w:tr>
    </w:tbl>
    <w:p w:rsidR="005C6944" w:rsidRPr="005C6944" w:rsidRDefault="005C6944" w:rsidP="005C6944">
      <w:pPr>
        <w:rPr>
          <w:rFonts w:eastAsia="ＭＳ 明朝" w:cs="Arial"/>
          <w:sz w:val="20"/>
          <w:szCs w:val="20"/>
        </w:rPr>
      </w:pPr>
    </w:p>
    <w:p w:rsidR="005C6944" w:rsidRPr="005C6944" w:rsidRDefault="005C6944" w:rsidP="005C6944">
      <w:pPr>
        <w:rPr>
          <w:rFonts w:eastAsia="ＭＳ 明朝" w:cs="Arial"/>
          <w:sz w:val="20"/>
          <w:szCs w:val="20"/>
        </w:rPr>
      </w:pPr>
    </w:p>
    <w:p w:rsidR="005C6944" w:rsidRPr="005C6944" w:rsidRDefault="005C6944" w:rsidP="005C6944">
      <w:pPr>
        <w:rPr>
          <w:rFonts w:eastAsia="ＭＳ 明朝" w:cs="Arial"/>
          <w:sz w:val="20"/>
          <w:szCs w:val="20"/>
        </w:rPr>
      </w:pPr>
      <w:r w:rsidRPr="005C6944">
        <w:rPr>
          <w:rFonts w:eastAsia="ＭＳ 明朝" w:cs="Arial"/>
          <w:sz w:val="20"/>
          <w:szCs w:val="20"/>
        </w:rPr>
        <w:t>(2) JSDL Elements in Computing Resources (NAREGI GridVM)</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3198"/>
        <w:gridCol w:w="567"/>
        <w:gridCol w:w="567"/>
        <w:gridCol w:w="567"/>
        <w:gridCol w:w="2926"/>
      </w:tblGrid>
      <w:tr w:rsidR="005C6944" w:rsidRPr="00E238FF">
        <w:trPr>
          <w:tblHeader/>
        </w:trPr>
        <w:tc>
          <w:tcPr>
            <w:tcW w:w="2943"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N/A</w:t>
            </w:r>
          </w:p>
        </w:tc>
        <w:tc>
          <w:tcPr>
            <w:tcW w:w="2926" w:type="dxa"/>
            <w:tcBorders>
              <w:top w:val="single" w:sz="4" w:space="0" w:color="auto"/>
              <w:left w:val="single" w:sz="4" w:space="0" w:color="auto"/>
              <w:bottom w:val="single" w:sz="4" w:space="0" w:color="auto"/>
              <w:right w:val="single" w:sz="4" w:space="0" w:color="auto"/>
            </w:tcBorders>
            <w:shd w:val="clear" w:color="auto" w:fill="F3F3F3"/>
          </w:tcPr>
          <w:p w:rsidR="005C6944" w:rsidRPr="00E238FF" w:rsidRDefault="005C6944" w:rsidP="00C15D82">
            <w:pPr>
              <w:rPr>
                <w:rFonts w:eastAsia="ＭＳ 明朝" w:cs="Arial"/>
                <w:i/>
                <w:sz w:val="18"/>
                <w:szCs w:val="18"/>
              </w:rPr>
            </w:pPr>
            <w:r w:rsidRPr="00E238FF">
              <w:rPr>
                <w:rFonts w:eastAsia="ＭＳ 明朝" w:cs="Arial"/>
                <w:i/>
                <w:sz w:val="18"/>
                <w:szCs w:val="18"/>
              </w:rPr>
              <w:t>Comments</w:t>
            </w:r>
          </w:p>
        </w:tc>
      </w:tr>
      <w:tr w:rsidR="005C6944" w:rsidRPr="00E238FF">
        <w:tc>
          <w:tcPr>
            <w:tcW w:w="2943" w:type="dxa"/>
            <w:tcBorders>
              <w:top w:val="single" w:sz="4" w:space="0" w:color="auto"/>
            </w:tcBorders>
          </w:tcPr>
          <w:p w:rsidR="005C6944" w:rsidRPr="00E238FF" w:rsidRDefault="005C6944" w:rsidP="00C15D82">
            <w:pPr>
              <w:rPr>
                <w:rFonts w:eastAsia="ＭＳ 明朝" w:cs="Arial"/>
                <w:sz w:val="18"/>
                <w:szCs w:val="18"/>
              </w:rPr>
            </w:pPr>
            <w:r w:rsidRPr="00E238FF">
              <w:rPr>
                <w:rFonts w:eastAsia="ＭＳ 明朝" w:cs="Arial"/>
                <w:sz w:val="18"/>
                <w:szCs w:val="18"/>
              </w:rPr>
              <w:t>JobIdentification</w:t>
            </w:r>
          </w:p>
        </w:tc>
        <w:tc>
          <w:tcPr>
            <w:tcW w:w="567" w:type="dxa"/>
            <w:tcBorders>
              <w:top w:val="single" w:sz="4" w:space="0" w:color="auto"/>
            </w:tcBorders>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Borders>
              <w:top w:val="single" w:sz="4" w:space="0" w:color="auto"/>
            </w:tcBorders>
          </w:tcPr>
          <w:p w:rsidR="005C6944" w:rsidRPr="00E238FF" w:rsidRDefault="005C6944" w:rsidP="00C15D82">
            <w:pPr>
              <w:rPr>
                <w:rFonts w:eastAsia="ＭＳ 明朝" w:cs="Arial"/>
                <w:sz w:val="18"/>
                <w:szCs w:val="18"/>
              </w:rPr>
            </w:pPr>
          </w:p>
        </w:tc>
        <w:tc>
          <w:tcPr>
            <w:tcW w:w="567" w:type="dxa"/>
            <w:tcBorders>
              <w:top w:val="single" w:sz="4" w:space="0" w:color="auto"/>
            </w:tcBorders>
          </w:tcPr>
          <w:p w:rsidR="005C6944" w:rsidRPr="00E238FF" w:rsidRDefault="005C6944" w:rsidP="00C15D82">
            <w:pPr>
              <w:rPr>
                <w:rFonts w:eastAsia="ＭＳ 明朝" w:cs="Arial"/>
                <w:sz w:val="18"/>
                <w:szCs w:val="18"/>
              </w:rPr>
            </w:pPr>
          </w:p>
        </w:tc>
        <w:tc>
          <w:tcPr>
            <w:tcW w:w="2926" w:type="dxa"/>
            <w:tcBorders>
              <w:top w:val="single" w:sz="4" w:space="0" w:color="auto"/>
            </w:tcBorders>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JobName</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JobAnnotation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JobProject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t xml:space="preserve">Application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ApplicationName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ApplicationVersion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t xml:space="preserve">Resources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CandidateHosts</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HostName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FileSystem</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MountPoint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MountSource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jc w:val="right"/>
              <w:rPr>
                <w:rFonts w:eastAsia="ＭＳ 明朝" w:cs="Arial"/>
                <w:sz w:val="18"/>
                <w:szCs w:val="18"/>
              </w:rPr>
            </w:pPr>
            <w:r w:rsidRPr="00E238FF">
              <w:rPr>
                <w:rFonts w:eastAsia="ＭＳ 明朝" w:cs="Arial"/>
                <w:sz w:val="18"/>
                <w:szCs w:val="18"/>
              </w:rPr>
              <w:t>DiskSpace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FileSystemType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ExclusiveExecution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OperatingSystem</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OperatingSystemType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OperatingSystemName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OperatingSystemVersion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CPUArchitecture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CPUArchitectureName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IndividualCPUSpeed</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IndividualCPUTime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IndividualCPUCount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IndividualNetworkBandwidth</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IndividualPhysicalMemory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IndividualVirtualMemory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IndividualDiskSpace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TotalCPUTime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TotalCPUCount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605542" w:rsidP="00C15D82">
            <w:pPr>
              <w:rPr>
                <w:rFonts w:eastAsia="ＭＳ 明朝" w:cs="Arial"/>
                <w:sz w:val="18"/>
                <w:szCs w:val="18"/>
                <w:lang w:eastAsia="ja-JP"/>
              </w:rPr>
            </w:pPr>
            <w:r w:rsidRPr="00E238FF">
              <w:rPr>
                <w:rFonts w:eastAsia="ＭＳ 明朝" w:cs="Arial" w:hint="eastAsia"/>
                <w:sz w:val="18"/>
                <w:szCs w:val="18"/>
                <w:lang w:eastAsia="ja-JP"/>
              </w:rPr>
              <w:t xml:space="preserve">Only for </w:t>
            </w:r>
            <w:r w:rsidRPr="00E238FF">
              <w:rPr>
                <w:rFonts w:eastAsia="ＭＳ 明朝" w:cs="Arial"/>
                <w:sz w:val="18"/>
                <w:szCs w:val="18"/>
                <w:lang w:eastAsia="ja-JP"/>
              </w:rPr>
              <w:t>‘</w:t>
            </w:r>
            <w:r w:rsidR="005C6944" w:rsidRPr="00E238FF">
              <w:rPr>
                <w:rFonts w:eastAsia="ＭＳ 明朝" w:cs="Arial"/>
                <w:sz w:val="18"/>
                <w:szCs w:val="18"/>
              </w:rPr>
              <w:t>exac</w:t>
            </w:r>
            <w:r w:rsidRPr="00E238FF">
              <w:rPr>
                <w:rFonts w:eastAsia="ＭＳ 明朝" w:cs="Arial" w:hint="eastAsia"/>
                <w:sz w:val="18"/>
                <w:szCs w:val="18"/>
                <w:lang w:eastAsia="ja-JP"/>
              </w:rPr>
              <w:t>t</w:t>
            </w:r>
            <w:r w:rsidRPr="00E238FF">
              <w:rPr>
                <w:rFonts w:eastAsia="ＭＳ 明朝" w:cs="Arial"/>
                <w:sz w:val="18"/>
                <w:szCs w:val="18"/>
                <w:lang w:eastAsia="ja-JP"/>
              </w:rPr>
              <w:t>’</w:t>
            </w: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TotalPhysicalMemory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TotalVirtualMemory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TotalDiskSpace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TotalResourceCount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605542" w:rsidP="00C15D82">
            <w:pPr>
              <w:rPr>
                <w:rFonts w:eastAsia="ＭＳ 明朝" w:cs="Arial"/>
                <w:sz w:val="18"/>
                <w:szCs w:val="18"/>
                <w:lang w:eastAsia="ja-JP"/>
              </w:rPr>
            </w:pPr>
            <w:r w:rsidRPr="00E238FF">
              <w:rPr>
                <w:rFonts w:eastAsia="ＭＳ 明朝" w:cs="Arial" w:hint="eastAsia"/>
                <w:sz w:val="18"/>
                <w:szCs w:val="18"/>
                <w:lang w:eastAsia="ja-JP"/>
              </w:rPr>
              <w:t xml:space="preserve">Only for </w:t>
            </w:r>
            <w:r w:rsidRPr="00E238FF">
              <w:rPr>
                <w:rFonts w:eastAsia="ＭＳ 明朝" w:cs="Arial"/>
                <w:sz w:val="18"/>
                <w:szCs w:val="18"/>
                <w:lang w:eastAsia="ja-JP"/>
              </w:rPr>
              <w:t>‘</w:t>
            </w:r>
            <w:r w:rsidR="005C6944" w:rsidRPr="00E238FF">
              <w:rPr>
                <w:rFonts w:eastAsia="ＭＳ 明朝" w:cs="Arial"/>
                <w:sz w:val="18"/>
                <w:szCs w:val="18"/>
              </w:rPr>
              <w:t>exact</w:t>
            </w:r>
            <w:r w:rsidRPr="00E238FF">
              <w:rPr>
                <w:rFonts w:eastAsia="ＭＳ 明朝" w:cs="Arial"/>
                <w:sz w:val="18"/>
                <w:szCs w:val="18"/>
                <w:lang w:eastAsia="ja-JP"/>
              </w:rPr>
              <w:t>’</w:t>
            </w: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t>DataStaging</w:t>
            </w:r>
            <w:r w:rsidRPr="00E238FF">
              <w:rPr>
                <w:rFonts w:eastAsia="ＭＳ 明朝" w:cs="Arial"/>
                <w:sz w:val="18"/>
                <w:szCs w:val="18"/>
              </w:rPr>
              <w:tab/>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FilesystemName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CreationFlag</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DeleteOnTermination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Source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Target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t>POSIXApplication</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Executable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605542" w:rsidP="00C15D82">
            <w:pPr>
              <w:rPr>
                <w:rFonts w:eastAsia="ＭＳ 明朝" w:cs="Arial"/>
                <w:sz w:val="18"/>
                <w:szCs w:val="18"/>
                <w:lang w:eastAsia="ja-JP"/>
              </w:rPr>
            </w:pPr>
            <w:r w:rsidRPr="00E238FF">
              <w:rPr>
                <w:rFonts w:eastAsia="ＭＳ 明朝" w:cs="Arial" w:hint="eastAsia"/>
                <w:sz w:val="18"/>
                <w:szCs w:val="18"/>
                <w:lang w:eastAsia="ja-JP"/>
              </w:rPr>
              <w:t>Required</w:t>
            </w: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Argument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Input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Output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Error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WorkingDirectory</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Environment </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WallTimeLimit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FileSizeLimit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CoreDumpLimit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DataSegmentLimit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LockedMemoryLimit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MemoryLimit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OpenDescriptorsLimit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PipeSizeLimit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StackSizeLimit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CPUTimeLimit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ProcessCountLimit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VirtualMemoryLimit</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ThreadCountLimit</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UserName</w:t>
            </w: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GroupName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rPr>
                <w:rFonts w:eastAsia="ＭＳ 明朝" w:cs="Arial"/>
                <w:sz w:val="18"/>
                <w:szCs w:val="18"/>
              </w:rPr>
            </w:pPr>
            <w:r w:rsidRPr="00E238FF">
              <w:rPr>
                <w:rFonts w:eastAsia="ＭＳ 明朝" w:cs="Arial"/>
                <w:sz w:val="18"/>
                <w:szCs w:val="18"/>
              </w:rPr>
              <w:t>HPCProfileApplication</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Executable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Argument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Input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Output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Error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WorkingDirectory</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 xml:space="preserve">Environment </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r w:rsidR="005C6944" w:rsidRPr="00E238FF">
        <w:tc>
          <w:tcPr>
            <w:tcW w:w="2943" w:type="dxa"/>
          </w:tcPr>
          <w:p w:rsidR="005C6944" w:rsidRPr="00E238FF" w:rsidRDefault="005C6944" w:rsidP="00C15D82">
            <w:pPr>
              <w:ind w:firstLine="720"/>
              <w:jc w:val="right"/>
              <w:rPr>
                <w:rFonts w:eastAsia="ＭＳ 明朝" w:cs="Arial"/>
                <w:sz w:val="18"/>
                <w:szCs w:val="18"/>
              </w:rPr>
            </w:pPr>
            <w:r w:rsidRPr="00E238FF">
              <w:rPr>
                <w:rFonts w:eastAsia="ＭＳ 明朝" w:cs="Arial"/>
                <w:sz w:val="18"/>
                <w:szCs w:val="18"/>
              </w:rPr>
              <w:t>UserName</w:t>
            </w:r>
          </w:p>
        </w:tc>
        <w:tc>
          <w:tcPr>
            <w:tcW w:w="567" w:type="dxa"/>
          </w:tcPr>
          <w:p w:rsidR="005C6944" w:rsidRPr="00E238FF" w:rsidRDefault="005C6944" w:rsidP="00C15D82">
            <w:pPr>
              <w:rPr>
                <w:rFonts w:eastAsia="ＭＳ 明朝" w:cs="Arial"/>
                <w:sz w:val="18"/>
                <w:szCs w:val="18"/>
              </w:rPr>
            </w:pPr>
          </w:p>
        </w:tc>
        <w:tc>
          <w:tcPr>
            <w:tcW w:w="567" w:type="dxa"/>
          </w:tcPr>
          <w:p w:rsidR="005C6944" w:rsidRPr="00E238FF" w:rsidRDefault="005C6944" w:rsidP="00C15D82">
            <w:pPr>
              <w:rPr>
                <w:rFonts w:eastAsia="ＭＳ 明朝" w:cs="Arial"/>
                <w:sz w:val="18"/>
                <w:szCs w:val="18"/>
              </w:rPr>
            </w:pPr>
            <w:r w:rsidRPr="00E238FF">
              <w:rPr>
                <w:rFonts w:eastAsia="ＭＳ 明朝" w:cs="Arial"/>
                <w:sz w:val="18"/>
                <w:szCs w:val="18"/>
              </w:rPr>
              <w:t>X</w:t>
            </w:r>
          </w:p>
        </w:tc>
        <w:tc>
          <w:tcPr>
            <w:tcW w:w="567" w:type="dxa"/>
          </w:tcPr>
          <w:p w:rsidR="005C6944" w:rsidRPr="00E238FF" w:rsidRDefault="005C6944" w:rsidP="00C15D82">
            <w:pPr>
              <w:rPr>
                <w:rFonts w:eastAsia="ＭＳ 明朝" w:cs="Arial"/>
                <w:sz w:val="18"/>
                <w:szCs w:val="18"/>
              </w:rPr>
            </w:pPr>
          </w:p>
        </w:tc>
        <w:tc>
          <w:tcPr>
            <w:tcW w:w="2926" w:type="dxa"/>
          </w:tcPr>
          <w:p w:rsidR="005C6944" w:rsidRPr="00E238FF" w:rsidRDefault="005C6944" w:rsidP="00C15D82">
            <w:pPr>
              <w:rPr>
                <w:rFonts w:eastAsia="ＭＳ 明朝" w:cs="Arial"/>
                <w:sz w:val="18"/>
                <w:szCs w:val="18"/>
              </w:rPr>
            </w:pPr>
          </w:p>
        </w:tc>
      </w:tr>
    </w:tbl>
    <w:p w:rsidR="005C6944" w:rsidRPr="005C6944" w:rsidRDefault="005C6944" w:rsidP="005C6944">
      <w:pPr>
        <w:rPr>
          <w:rFonts w:eastAsia="ＭＳ 明朝" w:cs="Arial"/>
          <w:sz w:val="20"/>
          <w:szCs w:val="20"/>
          <w:lang w:eastAsia="ja-JP"/>
        </w:rPr>
      </w:pPr>
    </w:p>
    <w:p w:rsidR="005C6944" w:rsidRPr="005C6944" w:rsidRDefault="005C6944" w:rsidP="00224C9B">
      <w:pPr>
        <w:pStyle w:val="AppendixL3"/>
        <w:numPr>
          <w:numberingChange w:id="822" w:author="Stephen McGough" w:date="2008-06-27T10:38:00Z" w:original="%1:3:0:.%2:7:0:.%3:3:0:"/>
        </w:numPr>
      </w:pPr>
      <w:r w:rsidRPr="005C6944">
        <w:t>Other problems encountered:</w:t>
      </w:r>
    </w:p>
    <w:p w:rsidR="005C6944" w:rsidRPr="005C6944" w:rsidRDefault="005C6944" w:rsidP="005C6944">
      <w:pPr>
        <w:rPr>
          <w:rFonts w:eastAsia="ＭＳ 明朝" w:cs="Arial"/>
          <w:sz w:val="20"/>
          <w:szCs w:val="20"/>
        </w:rPr>
      </w:pPr>
    </w:p>
    <w:p w:rsidR="005C6944" w:rsidRPr="00224C9B" w:rsidRDefault="005C6944" w:rsidP="005C6944">
      <w:pPr>
        <w:pStyle w:val="AppendixL3"/>
        <w:numPr>
          <w:numberingChange w:id="823" w:author="Stephen McGough" w:date="2008-06-27T10:38:00Z" w:original="%1:3:0:.%2:7:0:.%3:4:0:"/>
        </w:numPr>
      </w:pPr>
      <w:r w:rsidRPr="005C6944">
        <w:t>Mappings to existing systems:</w:t>
      </w:r>
    </w:p>
    <w:p w:rsidR="005C6944" w:rsidRPr="005C6944" w:rsidRDefault="005C6944" w:rsidP="005C6944">
      <w:pPr>
        <w:rPr>
          <w:rFonts w:eastAsia="ＭＳ 明朝" w:cs="Arial"/>
          <w:sz w:val="20"/>
          <w:szCs w:val="20"/>
          <w:lang w:eastAsia="ja-JP"/>
        </w:rPr>
      </w:pPr>
      <w:r w:rsidRPr="005C6944">
        <w:rPr>
          <w:rFonts w:eastAsia="ＭＳ 明朝" w:cs="Arial"/>
          <w:sz w:val="20"/>
          <w:szCs w:val="20"/>
        </w:rPr>
        <w:t>PBSprofessional, LoadLeveler, SGE, ParallelNavi(Fujitsu SPARC), NQS-II(NEC SX)</w:t>
      </w:r>
    </w:p>
    <w:p w:rsidR="005C6944" w:rsidRPr="00224C9B" w:rsidRDefault="005C6944" w:rsidP="005C6944">
      <w:pPr>
        <w:pStyle w:val="AppendixL3"/>
        <w:numPr>
          <w:numberingChange w:id="824" w:author="Stephen McGough" w:date="2008-06-27T10:38:00Z" w:original="%1:3:0:.%2:7:0:.%3:5:0:"/>
        </w:numPr>
      </w:pPr>
      <w:r w:rsidRPr="005C6944">
        <w:t>Enhancements:</w:t>
      </w:r>
    </w:p>
    <w:p w:rsidR="005C6944" w:rsidRPr="005C6944" w:rsidRDefault="005C6944" w:rsidP="005C6944">
      <w:pPr>
        <w:rPr>
          <w:rFonts w:eastAsia="ＭＳ 明朝" w:cs="Arial"/>
          <w:sz w:val="20"/>
          <w:szCs w:val="20"/>
          <w:lang w:eastAsia="ja-JP"/>
        </w:rPr>
      </w:pPr>
      <w:r w:rsidRPr="005C6944">
        <w:rPr>
          <w:rFonts w:eastAsia="ＭＳ 明朝" w:cs="Arial"/>
          <w:sz w:val="20"/>
          <w:szCs w:val="20"/>
        </w:rPr>
        <w:t xml:space="preserve">NAREGI extended some elements for our co-allocation functionality. </w:t>
      </w:r>
    </w:p>
    <w:p w:rsidR="005C6944" w:rsidRPr="00224C9B" w:rsidRDefault="005C6944" w:rsidP="005C6944">
      <w:pPr>
        <w:pStyle w:val="AppendixL3"/>
        <w:numPr>
          <w:numberingChange w:id="825" w:author="Stephen McGough" w:date="2008-06-27T10:38:00Z" w:original="%1:3:0:.%2:7:0:.%3:6:0:"/>
        </w:numPr>
      </w:pPr>
      <w:r w:rsidRPr="005C6944">
        <w:t>Participation in interoperability tests:</w:t>
      </w:r>
    </w:p>
    <w:p w:rsidR="005C6944" w:rsidRPr="005C6944" w:rsidRDefault="005C6944" w:rsidP="00224C9B">
      <w:pPr>
        <w:rPr>
          <w:rFonts w:eastAsia="ＭＳ 明朝" w:cs="Arial"/>
          <w:sz w:val="20"/>
          <w:szCs w:val="20"/>
          <w:lang w:eastAsia="ja-JP"/>
        </w:rPr>
      </w:pPr>
      <w:r w:rsidRPr="005C6944">
        <w:rPr>
          <w:rFonts w:eastAsia="ＭＳ 明朝" w:cs="Arial"/>
          <w:sz w:val="20"/>
          <w:szCs w:val="20"/>
        </w:rPr>
        <w:t>NAREGI did a small interoperability test with GridSAM’s JSDL.</w:t>
      </w:r>
    </w:p>
    <w:p w:rsidR="005C6944" w:rsidRPr="00224C9B" w:rsidRDefault="005C6944" w:rsidP="00C019E1">
      <w:pPr>
        <w:pStyle w:val="AppendixL3"/>
        <w:numPr>
          <w:numberingChange w:id="826" w:author="Stephen McGough" w:date="2008-06-27T10:38:00Z" w:original="%1:3:0:.%2:7:0:.%3:7:0:"/>
        </w:numPr>
      </w:pPr>
      <w:r w:rsidRPr="005C6944">
        <w:t>Security:</w:t>
      </w:r>
    </w:p>
    <w:p w:rsidR="005C6944" w:rsidRPr="00224C9B" w:rsidRDefault="005C6944" w:rsidP="005C6944">
      <w:pPr>
        <w:rPr>
          <w:rFonts w:eastAsia="ＭＳ 明朝" w:cs="Arial"/>
          <w:sz w:val="20"/>
          <w:szCs w:val="20"/>
          <w:lang w:eastAsia="ja-JP"/>
        </w:rPr>
      </w:pPr>
      <w:r w:rsidRPr="005C6944">
        <w:rPr>
          <w:rFonts w:eastAsia="ＭＳ 明朝" w:cs="Arial"/>
          <w:sz w:val="20"/>
          <w:szCs w:val="20"/>
        </w:rPr>
        <w:t>GSI</w:t>
      </w:r>
    </w:p>
    <w:p w:rsidR="00937135" w:rsidRDefault="005C6944" w:rsidP="00224C9B">
      <w:pPr>
        <w:pStyle w:val="AppendixL2"/>
        <w:numPr>
          <w:numberingChange w:id="827" w:author="Stephen McGough" w:date="2008-06-27T10:38:00Z" w:original="Appendix %1:3:0:.%2:8:0:"/>
        </w:numPr>
      </w:pPr>
      <w:bookmarkStart w:id="828" w:name="_Toc77141881"/>
      <w:r>
        <w:rPr>
          <w:rFonts w:hint="eastAsia"/>
        </w:rPr>
        <w:t>GridSAM</w:t>
      </w:r>
      <w:r w:rsidR="003C7446">
        <w:t>—</w:t>
      </w:r>
      <w:r w:rsidR="00C019E1" w:rsidRPr="005C6944">
        <w:t>Grid Job Submission and Monitoring web service</w:t>
      </w:r>
      <w:bookmarkEnd w:id="828"/>
    </w:p>
    <w:p w:rsidR="005C6944" w:rsidRPr="005C6944" w:rsidRDefault="005C6944" w:rsidP="005C6944">
      <w:pPr>
        <w:pStyle w:val="nobreak"/>
        <w:rPr>
          <w:rFonts w:cs="Arial"/>
          <w:sz w:val="20"/>
          <w:szCs w:val="20"/>
          <w:lang w:eastAsia="ja-JP"/>
        </w:rPr>
      </w:pPr>
    </w:p>
    <w:p w:rsidR="005C6944" w:rsidRPr="005C6944" w:rsidRDefault="005C6944" w:rsidP="005C6944">
      <w:pPr>
        <w:rPr>
          <w:rFonts w:cs="Arial"/>
          <w:i/>
          <w:sz w:val="20"/>
          <w:szCs w:val="20"/>
        </w:rPr>
      </w:pPr>
      <w:r w:rsidRPr="005C6944">
        <w:rPr>
          <w:rFonts w:cs="Arial"/>
          <w:i/>
          <w:sz w:val="20"/>
          <w:szCs w:val="20"/>
        </w:rPr>
        <w:t xml:space="preserve">Contact:          </w:t>
      </w:r>
      <w:r w:rsidRPr="005C6944">
        <w:rPr>
          <w:rFonts w:cs="Arial"/>
          <w:sz w:val="20"/>
          <w:szCs w:val="20"/>
        </w:rPr>
        <w:t>Dr. A. Steven McGough</w:t>
      </w:r>
      <w:r w:rsidR="00C019E1">
        <w:rPr>
          <w:rFonts w:cs="Arial"/>
          <w:sz w:val="20"/>
          <w:szCs w:val="20"/>
        </w:rPr>
        <w:t xml:space="preserve">, </w:t>
      </w:r>
      <w:r w:rsidRPr="005C6944">
        <w:rPr>
          <w:rFonts w:cs="Arial"/>
          <w:sz w:val="20"/>
          <w:szCs w:val="20"/>
        </w:rPr>
        <w:t>Vesso A. Novov</w:t>
      </w:r>
    </w:p>
    <w:p w:rsidR="005C6944" w:rsidRPr="005C6944" w:rsidRDefault="005C6944" w:rsidP="005C6944">
      <w:pPr>
        <w:rPr>
          <w:rFonts w:cs="Arial"/>
          <w:i/>
          <w:sz w:val="20"/>
          <w:szCs w:val="20"/>
        </w:rPr>
      </w:pPr>
      <w:r w:rsidRPr="005C6944">
        <w:rPr>
          <w:rFonts w:cs="Arial"/>
          <w:i/>
          <w:sz w:val="20"/>
          <w:szCs w:val="20"/>
        </w:rPr>
        <w:t xml:space="preserve">Date:              </w:t>
      </w:r>
      <w:r w:rsidR="002E62B3">
        <w:rPr>
          <w:rFonts w:cs="Arial"/>
          <w:sz w:val="20"/>
          <w:szCs w:val="20"/>
        </w:rPr>
        <w:t>27</w:t>
      </w:r>
      <w:r w:rsidRPr="005C6944">
        <w:rPr>
          <w:rFonts w:cs="Arial"/>
          <w:sz w:val="20"/>
          <w:szCs w:val="20"/>
        </w:rPr>
        <w:t xml:space="preserve"> J</w:t>
      </w:r>
      <w:r w:rsidR="002E62B3">
        <w:rPr>
          <w:rFonts w:cs="Arial"/>
          <w:sz w:val="20"/>
          <w:szCs w:val="20"/>
        </w:rPr>
        <w:t>une</w:t>
      </w:r>
      <w:r w:rsidRPr="005C6944">
        <w:rPr>
          <w:rFonts w:cs="Arial"/>
          <w:sz w:val="20"/>
          <w:szCs w:val="20"/>
        </w:rPr>
        <w:t xml:space="preserve"> 2008</w:t>
      </w:r>
    </w:p>
    <w:p w:rsidR="005C6944" w:rsidRPr="005C6944" w:rsidRDefault="005C6944" w:rsidP="005C6944">
      <w:pPr>
        <w:rPr>
          <w:rFonts w:cs="Arial"/>
          <w:i/>
          <w:sz w:val="20"/>
          <w:szCs w:val="20"/>
        </w:rPr>
      </w:pPr>
    </w:p>
    <w:p w:rsidR="00224C9B" w:rsidRPr="00224C9B" w:rsidRDefault="00224C9B" w:rsidP="00224C9B">
      <w:pPr>
        <w:pStyle w:val="ListParagraph"/>
        <w:keepNext/>
        <w:numPr>
          <w:ilvl w:val="1"/>
          <w:numId w:val="26"/>
          <w:numberingChange w:id="829" w:author="Stephen McGough" w:date="2008-06-27T10:38:00Z" w:original="%1:3:0:.%2:8:0:"/>
        </w:numPr>
        <w:spacing w:before="240" w:after="60"/>
        <w:contextualSpacing w:val="0"/>
        <w:outlineLvl w:val="0"/>
        <w:rPr>
          <w:rFonts w:eastAsia="ＭＳ 明朝"/>
          <w:bCs/>
          <w:vanish/>
          <w:kern w:val="32"/>
          <w:sz w:val="20"/>
          <w:szCs w:val="20"/>
          <w:lang w:eastAsia="ja-JP"/>
        </w:rPr>
      </w:pPr>
      <w:bookmarkStart w:id="830" w:name="_Toc201568653"/>
      <w:bookmarkStart w:id="831" w:name="_Toc201568740"/>
      <w:bookmarkEnd w:id="830"/>
      <w:bookmarkEnd w:id="831"/>
    </w:p>
    <w:p w:rsidR="005C6944" w:rsidRPr="005C6944" w:rsidRDefault="005C6944" w:rsidP="00224C9B">
      <w:pPr>
        <w:pStyle w:val="AppendixL3"/>
        <w:numPr>
          <w:numberingChange w:id="832" w:author="Stephen McGough" w:date="2008-06-27T10:38:00Z" w:original="%1:3:0:.%2:8:0:.%3:1:0:"/>
        </w:numPr>
      </w:pPr>
      <w:r w:rsidRPr="005C6944">
        <w:t>Introduction</w:t>
      </w:r>
    </w:p>
    <w:p w:rsidR="005C6944" w:rsidRPr="005C6944" w:rsidRDefault="005C6944" w:rsidP="005C6944">
      <w:pPr>
        <w:rPr>
          <w:rFonts w:cs="Arial"/>
          <w:sz w:val="20"/>
          <w:szCs w:val="20"/>
        </w:rPr>
      </w:pPr>
    </w:p>
    <w:p w:rsidR="005C6944" w:rsidRPr="005C6944" w:rsidRDefault="005C6944" w:rsidP="000D7BF9">
      <w:pPr>
        <w:jc w:val="both"/>
        <w:rPr>
          <w:rFonts w:cs="Arial"/>
          <w:sz w:val="20"/>
          <w:szCs w:val="20"/>
        </w:rPr>
      </w:pPr>
      <w:r w:rsidRPr="005C6944">
        <w:rPr>
          <w:rFonts w:cs="Arial"/>
          <w:sz w:val="20"/>
          <w:szCs w:val="20"/>
        </w:rPr>
        <w:t>The aim of GridSAM is to provide a Web Service for submitting and monitoring the execution of jobs described in JSDL documents.  GridSAM maps parsed JSDL documents to the proprietary job submission mechanisms of a variety of Distributed Resource Managers (DRM). Acting as a thin translation system between the emerging standard and existing DRM systems processing job submissions and file staging.</w:t>
      </w:r>
    </w:p>
    <w:p w:rsidR="005C6944" w:rsidRPr="005C6944" w:rsidRDefault="005C6944" w:rsidP="005C6944">
      <w:pPr>
        <w:rPr>
          <w:rFonts w:cs="Arial"/>
          <w:sz w:val="20"/>
          <w:szCs w:val="20"/>
        </w:rPr>
      </w:pPr>
      <w:r w:rsidRPr="005C6944">
        <w:rPr>
          <w:rFonts w:cs="Arial"/>
          <w:sz w:val="20"/>
          <w:szCs w:val="20"/>
        </w:rPr>
        <w:t xml:space="preserve">Project web site - </w:t>
      </w:r>
      <w:hyperlink r:id="rId21" w:history="1">
        <w:r w:rsidRPr="005C6944">
          <w:rPr>
            <w:rStyle w:val="Hyperlink"/>
            <w:rFonts w:cs="Arial"/>
            <w:sz w:val="20"/>
            <w:szCs w:val="20"/>
          </w:rPr>
          <w:t>http://gridsam.sourceforge.net</w:t>
        </w:r>
      </w:hyperlink>
    </w:p>
    <w:p w:rsidR="005C6944" w:rsidRPr="005C6944" w:rsidRDefault="005C6944" w:rsidP="005C6944">
      <w:pPr>
        <w:jc w:val="both"/>
        <w:rPr>
          <w:rFonts w:cs="Arial"/>
          <w:sz w:val="20"/>
          <w:szCs w:val="20"/>
        </w:rPr>
      </w:pPr>
      <w:r w:rsidRPr="005C6944">
        <w:rPr>
          <w:rFonts w:cs="Arial"/>
          <w:sz w:val="20"/>
          <w:szCs w:val="20"/>
        </w:rPr>
        <w:t xml:space="preserve">Project development – OMII-UK kit (Java, Axis, Tomcat), XmlBeans, HiveMind, Hibernate, Quartz. </w:t>
      </w:r>
    </w:p>
    <w:p w:rsidR="005C6944" w:rsidRPr="005C6944" w:rsidRDefault="005C6944" w:rsidP="005C6944">
      <w:pPr>
        <w:rPr>
          <w:rFonts w:cs="Arial"/>
          <w:sz w:val="20"/>
          <w:szCs w:val="20"/>
        </w:rPr>
      </w:pPr>
    </w:p>
    <w:p w:rsidR="005C6944" w:rsidRPr="005C6944" w:rsidRDefault="00C019E1" w:rsidP="00224C9B">
      <w:pPr>
        <w:pStyle w:val="AppendixL3"/>
        <w:numPr>
          <w:numberingChange w:id="833" w:author="Stephen McGough" w:date="2008-06-27T10:38:00Z" w:original="%1:3:0:.%2:8:0:.%3:2:0:"/>
        </w:numPr>
      </w:pPr>
      <w:r>
        <w:rPr>
          <w:rFonts w:eastAsiaTheme="minorEastAsia" w:hint="eastAsia"/>
        </w:rPr>
        <w:t>I</w:t>
      </w:r>
      <w:r w:rsidR="005C6944" w:rsidRPr="005C6944">
        <w:t>mplemented JSDL Elements:</w:t>
      </w:r>
    </w:p>
    <w:p w:rsidR="005C6944" w:rsidRPr="005C6944" w:rsidRDefault="005C6944" w:rsidP="005C6944">
      <w:pPr>
        <w:rPr>
          <w:rFonts w:cs="Arial"/>
          <w:sz w:val="20"/>
          <w:szCs w:val="20"/>
          <w:lang w:eastAsia="ja-JP"/>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227"/>
        <w:gridCol w:w="567"/>
        <w:gridCol w:w="567"/>
        <w:gridCol w:w="567"/>
        <w:gridCol w:w="4000"/>
      </w:tblGrid>
      <w:tr w:rsidR="005C6944" w:rsidRPr="00605542">
        <w:trPr>
          <w:tblHeader/>
        </w:trPr>
        <w:tc>
          <w:tcPr>
            <w:tcW w:w="3227"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JSDL Element</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Yes</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No</w:t>
            </w:r>
          </w:p>
        </w:tc>
        <w:tc>
          <w:tcPr>
            <w:tcW w:w="567"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N/A</w:t>
            </w:r>
          </w:p>
        </w:tc>
        <w:tc>
          <w:tcPr>
            <w:tcW w:w="4000" w:type="dxa"/>
            <w:tcBorders>
              <w:top w:val="single" w:sz="4" w:space="0" w:color="auto"/>
              <w:left w:val="single" w:sz="4" w:space="0" w:color="auto"/>
              <w:bottom w:val="single" w:sz="4" w:space="0" w:color="auto"/>
              <w:right w:val="single" w:sz="4" w:space="0" w:color="auto"/>
            </w:tcBorders>
            <w:shd w:val="clear" w:color="auto" w:fill="F3F3F3"/>
          </w:tcPr>
          <w:p w:rsidR="005C6944" w:rsidRPr="00605542" w:rsidRDefault="005C6944" w:rsidP="00C15D82">
            <w:pPr>
              <w:rPr>
                <w:rFonts w:cs="Arial"/>
                <w:i/>
                <w:sz w:val="18"/>
                <w:szCs w:val="18"/>
              </w:rPr>
            </w:pPr>
            <w:r w:rsidRPr="00605542">
              <w:rPr>
                <w:rFonts w:cs="Arial"/>
                <w:i/>
                <w:sz w:val="18"/>
                <w:szCs w:val="18"/>
              </w:rPr>
              <w:t>Comments</w:t>
            </w:r>
          </w:p>
        </w:tc>
      </w:tr>
      <w:tr w:rsidR="005C6944" w:rsidRPr="00605542">
        <w:tc>
          <w:tcPr>
            <w:tcW w:w="3227" w:type="dxa"/>
            <w:tcBorders>
              <w:top w:val="single" w:sz="4" w:space="0" w:color="auto"/>
            </w:tcBorders>
          </w:tcPr>
          <w:p w:rsidR="005C6944" w:rsidRPr="00605542" w:rsidRDefault="005C6944" w:rsidP="00C15D82">
            <w:pPr>
              <w:rPr>
                <w:rFonts w:cs="Arial"/>
                <w:sz w:val="18"/>
                <w:szCs w:val="18"/>
              </w:rPr>
            </w:pPr>
            <w:r w:rsidRPr="00605542">
              <w:rPr>
                <w:rFonts w:cs="Arial"/>
                <w:sz w:val="18"/>
                <w:szCs w:val="18"/>
              </w:rPr>
              <w:t>JobIdentification</w:t>
            </w:r>
          </w:p>
        </w:tc>
        <w:tc>
          <w:tcPr>
            <w:tcW w:w="567" w:type="dxa"/>
            <w:tcBorders>
              <w:top w:val="single" w:sz="4" w:space="0" w:color="auto"/>
            </w:tcBorders>
          </w:tcPr>
          <w:p w:rsidR="005C6944" w:rsidRPr="00605542" w:rsidRDefault="005C6944" w:rsidP="00C15D82">
            <w:pPr>
              <w:rPr>
                <w:rFonts w:cs="Arial"/>
                <w:sz w:val="18"/>
                <w:szCs w:val="18"/>
              </w:rPr>
            </w:pPr>
            <w:r w:rsidRPr="00605542">
              <w:rPr>
                <w:rFonts w:cs="Arial"/>
                <w:sz w:val="18"/>
                <w:szCs w:val="18"/>
              </w:rPr>
              <w:t>X</w:t>
            </w:r>
          </w:p>
        </w:tc>
        <w:tc>
          <w:tcPr>
            <w:tcW w:w="567" w:type="dxa"/>
            <w:tcBorders>
              <w:top w:val="single" w:sz="4" w:space="0" w:color="auto"/>
            </w:tcBorders>
          </w:tcPr>
          <w:p w:rsidR="005C6944" w:rsidRPr="00605542" w:rsidRDefault="005C6944" w:rsidP="00C15D82">
            <w:pPr>
              <w:rPr>
                <w:rFonts w:cs="Arial"/>
                <w:sz w:val="18"/>
                <w:szCs w:val="18"/>
              </w:rPr>
            </w:pPr>
          </w:p>
        </w:tc>
        <w:tc>
          <w:tcPr>
            <w:tcW w:w="567" w:type="dxa"/>
            <w:tcBorders>
              <w:top w:val="single" w:sz="4" w:space="0" w:color="auto"/>
            </w:tcBorders>
          </w:tcPr>
          <w:p w:rsidR="005C6944" w:rsidRPr="00605542" w:rsidRDefault="005C6944" w:rsidP="00C15D82">
            <w:pPr>
              <w:rPr>
                <w:rFonts w:cs="Arial"/>
                <w:sz w:val="18"/>
                <w:szCs w:val="18"/>
              </w:rPr>
            </w:pPr>
          </w:p>
        </w:tc>
        <w:tc>
          <w:tcPr>
            <w:tcW w:w="4000" w:type="dxa"/>
            <w:tcBorders>
              <w:top w:val="single" w:sz="4" w:space="0" w:color="auto"/>
            </w:tcBorders>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JobName</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Stored as urn:gridsam:JobName job property.</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JobAnnotation</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Stored as urn:gridsam:JobAnnotation job property</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JobProject</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Stored as urn:gridsam:JobProject job property</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Description</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Stored as urn:gridsam:Description job property</w:t>
            </w: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 xml:space="preserve">Application </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ApplicationName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Not interpreted. Planned support in future version for preconfigured application identifiable by name</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ApplicationVersion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Not interpreted. Planned support in future version for preconfigured application identifiable by name</w:t>
            </w: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 xml:space="preserve">Resources </w:t>
            </w:r>
          </w:p>
        </w:tc>
        <w:tc>
          <w:tcPr>
            <w:tcW w:w="567" w:type="dxa"/>
          </w:tcPr>
          <w:p w:rsidR="005C6944" w:rsidRPr="00605542" w:rsidRDefault="002E62B3" w:rsidP="00C15D82">
            <w:pPr>
              <w:rPr>
                <w:rFonts w:cs="Arial"/>
                <w:sz w:val="18"/>
                <w:szCs w:val="18"/>
              </w:rPr>
            </w:pPr>
            <w:r>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2E62B3" w:rsidP="00C15D82">
            <w:pPr>
              <w:rPr>
                <w:rFonts w:cs="Arial"/>
                <w:sz w:val="18"/>
                <w:szCs w:val="18"/>
              </w:rPr>
            </w:pPr>
            <w:r>
              <w:rPr>
                <w:rFonts w:cs="Arial"/>
                <w:sz w:val="18"/>
                <w:szCs w:val="18"/>
              </w:rPr>
              <w:t>Currently only a subset of these are supported for Condor. Others will follow for Condor and other supported DRMs.</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CandidateHosts</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HostName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FileSystem</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MountPoint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MountSource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jc w:val="right"/>
              <w:rPr>
                <w:rFonts w:cs="Arial"/>
                <w:sz w:val="18"/>
                <w:szCs w:val="18"/>
              </w:rPr>
            </w:pPr>
            <w:r w:rsidRPr="00605542">
              <w:rPr>
                <w:rFonts w:cs="Arial"/>
                <w:sz w:val="18"/>
                <w:szCs w:val="18"/>
              </w:rPr>
              <w:t>DiskSpace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FileSystemType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ExclusiveExecution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OperatingSystem</w:t>
            </w:r>
          </w:p>
        </w:tc>
        <w:tc>
          <w:tcPr>
            <w:tcW w:w="567" w:type="dxa"/>
          </w:tcPr>
          <w:p w:rsidR="005C6944" w:rsidRPr="00605542" w:rsidRDefault="002E62B3" w:rsidP="00C15D82">
            <w:pPr>
              <w:rPr>
                <w:rFonts w:cs="Arial"/>
                <w:sz w:val="18"/>
                <w:szCs w:val="18"/>
              </w:rPr>
            </w:pPr>
            <w:r>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2E62B3" w:rsidP="00C15D82">
            <w:pPr>
              <w:rPr>
                <w:rFonts w:cs="Arial"/>
                <w:sz w:val="18"/>
                <w:szCs w:val="18"/>
              </w:rPr>
            </w:pPr>
            <w:r>
              <w:rPr>
                <w:rFonts w:cs="Arial"/>
                <w:sz w:val="18"/>
                <w:szCs w:val="18"/>
              </w:rPr>
              <w:t>Condor</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OperatingSystemType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OperatingSystemName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OperatingSystemVersion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CPUArchitecture</w:t>
            </w:r>
          </w:p>
        </w:tc>
        <w:tc>
          <w:tcPr>
            <w:tcW w:w="567" w:type="dxa"/>
          </w:tcPr>
          <w:p w:rsidR="005C6944" w:rsidRPr="00605542" w:rsidRDefault="002E62B3" w:rsidP="00C15D82">
            <w:pPr>
              <w:rPr>
                <w:rFonts w:cs="Arial"/>
                <w:sz w:val="18"/>
                <w:szCs w:val="18"/>
              </w:rPr>
            </w:pPr>
            <w:r>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2E62B3" w:rsidP="00C15D82">
            <w:pPr>
              <w:rPr>
                <w:rFonts w:cs="Arial"/>
                <w:sz w:val="18"/>
                <w:szCs w:val="18"/>
              </w:rPr>
            </w:pPr>
            <w:r>
              <w:rPr>
                <w:rFonts w:cs="Arial"/>
                <w:sz w:val="18"/>
                <w:szCs w:val="18"/>
              </w:rPr>
              <w:t>Condor</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CPUArchitectureName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IndividualCPUSpeed</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IndividualCPUTime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IndividualCPUCount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IndividualNetworkBandwidth</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IndividualPhysicalMemory</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IndividualVirtualMemory</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IndividualDiskSpace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TotalCPUTime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TotalCPUCount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TotalPhysicalMemory</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TotalVirtualMemory</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TotalDiskSpace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TotalResourceCount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DataStaging</w:t>
            </w:r>
            <w:r w:rsidRPr="00605542">
              <w:rPr>
                <w:rFonts w:cs="Arial"/>
                <w:sz w:val="18"/>
                <w:szCs w:val="18"/>
              </w:rPr>
              <w:tab/>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FileName</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FilesystemName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Not supported. The element is ignored and mapped to a file system provided by the launching mechanism.</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CreationFlag</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Only "overwrite" is supported. This will be fixed in future version when the Virtual File System support is improved.</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DeleteOnTermination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This will be fixed in future version when the Virtual File System support is imporoved.</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Source</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Target</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URI</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For URL schemes ftp://, http://, webdav:// and sftp://. Only simple username/password authentication are supported, however the username/password must be embedded as plain-text in the JSDL document. (e.g. http://myname:mypassword@www.myhost.com/myfile). For gsiftp:// URL scheme, the jsdl:JobDefinition/myproxy:MyProxy element is used to retrieve a Globus credential in order to perform the staging.</w:t>
            </w: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POSIXApplication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Executable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Argument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Input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Output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Error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WorkingDirectory</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Supported in Globus 2.4.3.</w:t>
            </w:r>
          </w:p>
          <w:p w:rsidR="005C6944" w:rsidRPr="00605542" w:rsidRDefault="005C6944" w:rsidP="00C15D82">
            <w:pPr>
              <w:rPr>
                <w:rFonts w:cs="Arial"/>
                <w:sz w:val="18"/>
                <w:szCs w:val="18"/>
              </w:rPr>
            </w:pPr>
            <w:r w:rsidRPr="00605542">
              <w:rPr>
                <w:rFonts w:cs="Arial"/>
                <w:sz w:val="18"/>
                <w:szCs w:val="18"/>
              </w:rPr>
              <w:t xml:space="preserve">Ignored in Fork, SSH, Condor. The working directory for these DRMConnectors are dynamically generated in the spool directory. </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Environment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WallTimeLimit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FileSizeLimit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CoreDumpLimit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DataSegmentLimit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LockedMemoryLimit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MemoryLimit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OpenDescriptorsLimit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PipeSizeLimit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StackSizeLimit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CPUTimeLimit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ProcessCountLimit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VirtualMemoryLimit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CPUTimeLimit</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UserName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GroupName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rPr>
                <w:rFonts w:cs="Arial"/>
                <w:sz w:val="18"/>
                <w:szCs w:val="18"/>
              </w:rPr>
            </w:pPr>
            <w:r w:rsidRPr="00605542">
              <w:rPr>
                <w:rFonts w:cs="Arial"/>
                <w:sz w:val="18"/>
                <w:szCs w:val="18"/>
              </w:rPr>
              <w:t>HPCProfileApplication</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Executable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Argument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Input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Output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Error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WorkingDirectory</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r w:rsidRPr="00605542">
              <w:rPr>
                <w:rFonts w:cs="Arial"/>
                <w:sz w:val="18"/>
                <w:szCs w:val="18"/>
              </w:rPr>
              <w:t>Supported in Globus 2.4.3.</w:t>
            </w:r>
          </w:p>
          <w:p w:rsidR="005C6944" w:rsidRPr="00605542" w:rsidRDefault="005C6944" w:rsidP="00C15D82">
            <w:pPr>
              <w:rPr>
                <w:rFonts w:cs="Arial"/>
                <w:sz w:val="18"/>
                <w:szCs w:val="18"/>
              </w:rPr>
            </w:pPr>
            <w:r w:rsidRPr="00605542">
              <w:rPr>
                <w:rFonts w:cs="Arial"/>
                <w:sz w:val="18"/>
                <w:szCs w:val="18"/>
              </w:rPr>
              <w:t>Ignored in Fork, SSH, Condor. The working directory for these DRMConnectors are dynamically generated in the spool directory.</w:t>
            </w: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 xml:space="preserve">Environment </w:t>
            </w: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r w:rsidR="005C6944" w:rsidRPr="00605542">
        <w:tc>
          <w:tcPr>
            <w:tcW w:w="3227" w:type="dxa"/>
          </w:tcPr>
          <w:p w:rsidR="005C6944" w:rsidRPr="00605542" w:rsidRDefault="005C6944" w:rsidP="00C15D82">
            <w:pPr>
              <w:ind w:firstLine="720"/>
              <w:jc w:val="right"/>
              <w:rPr>
                <w:rFonts w:cs="Arial"/>
                <w:sz w:val="18"/>
                <w:szCs w:val="18"/>
              </w:rPr>
            </w:pPr>
            <w:r w:rsidRPr="00605542">
              <w:rPr>
                <w:rFonts w:cs="Arial"/>
                <w:sz w:val="18"/>
                <w:szCs w:val="18"/>
              </w:rPr>
              <w:t>UserName</w:t>
            </w:r>
          </w:p>
        </w:tc>
        <w:tc>
          <w:tcPr>
            <w:tcW w:w="567" w:type="dxa"/>
          </w:tcPr>
          <w:p w:rsidR="005C6944" w:rsidRPr="00605542" w:rsidRDefault="005C6944" w:rsidP="00C15D82">
            <w:pPr>
              <w:rPr>
                <w:rFonts w:cs="Arial"/>
                <w:sz w:val="18"/>
                <w:szCs w:val="18"/>
              </w:rPr>
            </w:pPr>
          </w:p>
        </w:tc>
        <w:tc>
          <w:tcPr>
            <w:tcW w:w="567" w:type="dxa"/>
          </w:tcPr>
          <w:p w:rsidR="005C6944" w:rsidRPr="00605542" w:rsidRDefault="005C6944" w:rsidP="00C15D82">
            <w:pPr>
              <w:rPr>
                <w:rFonts w:cs="Arial"/>
                <w:sz w:val="18"/>
                <w:szCs w:val="18"/>
              </w:rPr>
            </w:pPr>
            <w:r w:rsidRPr="00605542">
              <w:rPr>
                <w:rFonts w:cs="Arial"/>
                <w:sz w:val="18"/>
                <w:szCs w:val="18"/>
              </w:rPr>
              <w:t>X</w:t>
            </w:r>
          </w:p>
        </w:tc>
        <w:tc>
          <w:tcPr>
            <w:tcW w:w="567" w:type="dxa"/>
          </w:tcPr>
          <w:p w:rsidR="005C6944" w:rsidRPr="00605542" w:rsidRDefault="005C6944" w:rsidP="00C15D82">
            <w:pPr>
              <w:rPr>
                <w:rFonts w:cs="Arial"/>
                <w:sz w:val="18"/>
                <w:szCs w:val="18"/>
              </w:rPr>
            </w:pPr>
          </w:p>
        </w:tc>
        <w:tc>
          <w:tcPr>
            <w:tcW w:w="4000" w:type="dxa"/>
          </w:tcPr>
          <w:p w:rsidR="005C6944" w:rsidRPr="00605542" w:rsidRDefault="005C6944" w:rsidP="00C15D82">
            <w:pPr>
              <w:rPr>
                <w:rFonts w:cs="Arial"/>
                <w:sz w:val="18"/>
                <w:szCs w:val="18"/>
              </w:rPr>
            </w:pPr>
          </w:p>
        </w:tc>
      </w:tr>
    </w:tbl>
    <w:p w:rsidR="005C6944" w:rsidRPr="005C6944" w:rsidRDefault="005C6944" w:rsidP="005C6944">
      <w:pPr>
        <w:rPr>
          <w:rFonts w:cs="Arial"/>
          <w:sz w:val="20"/>
          <w:szCs w:val="20"/>
        </w:rPr>
      </w:pPr>
    </w:p>
    <w:p w:rsidR="005C6944" w:rsidRPr="00224C9B" w:rsidRDefault="005C6944" w:rsidP="005C6944">
      <w:pPr>
        <w:pStyle w:val="AppendixL3"/>
        <w:numPr>
          <w:numberingChange w:id="834" w:author="Stephen McGough" w:date="2008-06-27T10:38:00Z" w:original="%1:3:0:.%2:8:0:.%3:3:0:"/>
        </w:numPr>
      </w:pPr>
      <w:r w:rsidRPr="005C6944">
        <w:t>Other problems encountered:</w:t>
      </w:r>
    </w:p>
    <w:p w:rsidR="005C6944" w:rsidRPr="005C6944" w:rsidRDefault="005C6944" w:rsidP="005C6944">
      <w:pPr>
        <w:rPr>
          <w:rFonts w:cs="Arial"/>
          <w:sz w:val="20"/>
          <w:szCs w:val="20"/>
          <w:lang w:eastAsia="ja-JP"/>
        </w:rPr>
      </w:pPr>
      <w:r w:rsidRPr="005C6944">
        <w:rPr>
          <w:rFonts w:cs="Arial"/>
          <w:sz w:val="20"/>
          <w:szCs w:val="20"/>
        </w:rPr>
        <w:t>No.</w:t>
      </w:r>
    </w:p>
    <w:p w:rsidR="005C6944" w:rsidRPr="00224C9B" w:rsidRDefault="005C6944" w:rsidP="005C6944">
      <w:pPr>
        <w:pStyle w:val="AppendixL3"/>
        <w:numPr>
          <w:numberingChange w:id="835" w:author="Stephen McGough" w:date="2008-06-27T10:38:00Z" w:original="%1:3:0:.%2:8:0:.%3:4:0:"/>
        </w:numPr>
      </w:pPr>
      <w:r w:rsidRPr="005C6944">
        <w:t>Mappings to existing systems:</w:t>
      </w:r>
    </w:p>
    <w:p w:rsidR="005C6944" w:rsidRPr="005C6944" w:rsidRDefault="005C6944" w:rsidP="000D7BF9">
      <w:pPr>
        <w:jc w:val="both"/>
        <w:rPr>
          <w:rFonts w:cs="Arial"/>
          <w:sz w:val="20"/>
          <w:szCs w:val="20"/>
        </w:rPr>
      </w:pPr>
      <w:r w:rsidRPr="005C6944">
        <w:rPr>
          <w:rFonts w:cs="Arial"/>
          <w:sz w:val="20"/>
          <w:szCs w:val="20"/>
        </w:rPr>
        <w:t>Currently, GridSAM maps JSDL to the job submission mechanisms of: Globus 2.4.3, Condor, Sun Grid Engine, PBS, UNICORE (by third party), LSF, Linux fork and Linux SSH.</w:t>
      </w:r>
    </w:p>
    <w:p w:rsidR="005C6944" w:rsidRPr="005C6944" w:rsidRDefault="005C6944" w:rsidP="005C6944">
      <w:pPr>
        <w:rPr>
          <w:rFonts w:cs="Arial"/>
          <w:sz w:val="20"/>
          <w:szCs w:val="20"/>
          <w:lang w:eastAsia="ja-JP"/>
        </w:rPr>
      </w:pPr>
      <w:r w:rsidRPr="005C6944">
        <w:rPr>
          <w:rFonts w:cs="Arial"/>
          <w:sz w:val="20"/>
          <w:szCs w:val="20"/>
        </w:rPr>
        <w:t>There are plans to extend this functionality to include mappings to: EGEE.</w:t>
      </w:r>
    </w:p>
    <w:p w:rsidR="005C6944" w:rsidRPr="005C6944" w:rsidRDefault="005C6944" w:rsidP="005C6944">
      <w:pPr>
        <w:rPr>
          <w:rFonts w:cs="Arial"/>
          <w:sz w:val="20"/>
          <w:szCs w:val="20"/>
        </w:rPr>
      </w:pPr>
    </w:p>
    <w:p w:rsidR="005C6944" w:rsidRPr="005C6944" w:rsidRDefault="005C6944" w:rsidP="00224C9B">
      <w:pPr>
        <w:pStyle w:val="AppendixL3"/>
        <w:numPr>
          <w:numberingChange w:id="836" w:author="Stephen McGough" w:date="2008-06-27T10:38:00Z" w:original="%1:3:0:.%2:8:0:.%3:5:0:"/>
        </w:numPr>
      </w:pPr>
      <w:r w:rsidRPr="005C6944">
        <w:t>Enhancements:</w:t>
      </w:r>
    </w:p>
    <w:p w:rsidR="005C6944" w:rsidRPr="005C6944" w:rsidRDefault="005C6944" w:rsidP="00224C9B">
      <w:pPr>
        <w:pStyle w:val="AppendixL3"/>
        <w:numPr>
          <w:ilvl w:val="3"/>
          <w:numId w:val="26"/>
          <w:numberingChange w:id="837" w:author="Stephen McGough" w:date="2008-06-27T10:38:00Z" w:original="%1:3:0:.%2:8:0:.%3:5:0:.%4:1:0:"/>
        </w:numPr>
        <w:rPr>
          <w:rFonts w:cs="Arial"/>
        </w:rPr>
      </w:pPr>
      <w:r w:rsidRPr="005C6944">
        <w:rPr>
          <w:rFonts w:cs="Arial"/>
        </w:rPr>
        <w:t>MPIApplication (</w:t>
      </w:r>
      <w:hyperlink r:id="rId22" w:history="1">
        <w:r w:rsidRPr="005C6944">
          <w:rPr>
            <w:rStyle w:val="Hyperlink"/>
            <w:rFonts w:cs="Arial"/>
          </w:rPr>
          <w:t>Globus 2.4.3 DRM Connector only</w:t>
        </w:r>
      </w:hyperlink>
      <w:r w:rsidRPr="005C6944">
        <w:rPr>
          <w:rFonts w:cs="Arial"/>
        </w:rPr>
        <w:t>)</w:t>
      </w:r>
    </w:p>
    <w:p w:rsidR="005C6944" w:rsidRPr="005C6944" w:rsidRDefault="005C6944" w:rsidP="005C6944">
      <w:pPr>
        <w:jc w:val="both"/>
        <w:rPr>
          <w:rFonts w:cs="Arial"/>
          <w:sz w:val="20"/>
          <w:szCs w:val="20"/>
        </w:rPr>
      </w:pPr>
      <w:r w:rsidRPr="005C6944">
        <w:rPr>
          <w:rFonts w:cs="Arial"/>
          <w:sz w:val="20"/>
          <w:szCs w:val="20"/>
        </w:rPr>
        <w:t xml:space="preserve">GridSAM-proposed extension to the jsdl-posix:POSIXApplication description. GridSAM user can use the mpi:MPIApplication element instead of the jsdl-posix:POSIXApplication to denote a MPI compiled application. </w:t>
      </w:r>
    </w:p>
    <w:p w:rsidR="005C6944" w:rsidRPr="005C6944" w:rsidRDefault="005C6944" w:rsidP="005C6944">
      <w:pPr>
        <w:jc w:val="both"/>
        <w:rPr>
          <w:rFonts w:cs="Arial"/>
          <w:sz w:val="20"/>
          <w:szCs w:val="20"/>
        </w:rPr>
      </w:pPr>
      <w:r w:rsidRPr="005C6944">
        <w:rPr>
          <w:rFonts w:cs="Arial"/>
          <w:sz w:val="20"/>
          <w:szCs w:val="20"/>
        </w:rPr>
        <w:t xml:space="preserve">An mpi:MPIApplication element contains all the elements defined in jsdl-posix:POSIXApplication as well as the following additional elements. MPI application support is only currently implemented in the Globus 2.4.3 DRMConnector. </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&lt;jsdl:Application&gt;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&lt;mpi:MPIApplicationxmlns:mpi="urn:gridsam:mpi"&gt;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&lt;jsdl-posix:*/&gt;*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&lt;mpi:ProcessorCount&gt;xsd:positiveInteger&lt;/mpi:ProcessorCount&gt;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&lt;/mpi:MPIApplication&gt;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&lt;/jsdl:Application&gt;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p>
    <w:p w:rsidR="005C6944" w:rsidRDefault="005C6944" w:rsidP="005C6944">
      <w:pPr>
        <w:pStyle w:val="HTMLPreformatted"/>
        <w:rPr>
          <w:rFonts w:ascii="Arial" w:hAnsi="Arial" w:cs="Arial"/>
          <w:sz w:val="20"/>
          <w:szCs w:val="20"/>
          <w:lang w:eastAsia="ja-JP"/>
        </w:rPr>
      </w:pPr>
      <w:r w:rsidRPr="005C6944">
        <w:rPr>
          <w:rFonts w:ascii="Arial" w:hAnsi="Arial" w:cs="Arial"/>
          <w:b/>
          <w:bCs/>
          <w:sz w:val="20"/>
          <w:szCs w:val="20"/>
        </w:rPr>
        <w:t>mpi:ProcessorCount</w:t>
      </w:r>
      <w:r w:rsidRPr="005C6944">
        <w:rPr>
          <w:rFonts w:ascii="Arial" w:hAnsi="Arial" w:cs="Arial"/>
          <w:sz w:val="20"/>
          <w:szCs w:val="20"/>
        </w:rPr>
        <w:t>: The number of processor to be used for the MPI application.</w:t>
      </w:r>
    </w:p>
    <w:p w:rsidR="00224C9B" w:rsidRPr="005C6944" w:rsidRDefault="00224C9B" w:rsidP="005C6944">
      <w:pPr>
        <w:pStyle w:val="HTMLPreformatted"/>
        <w:rPr>
          <w:rFonts w:ascii="Arial" w:hAnsi="Arial" w:cs="Arial"/>
          <w:sz w:val="20"/>
          <w:szCs w:val="20"/>
          <w:lang w:eastAsia="ja-JP"/>
        </w:rPr>
      </w:pPr>
    </w:p>
    <w:p w:rsidR="005C6944" w:rsidRPr="00224C9B" w:rsidRDefault="005C6944" w:rsidP="00224C9B">
      <w:pPr>
        <w:rPr>
          <w:sz w:val="20"/>
          <w:szCs w:val="20"/>
        </w:rPr>
      </w:pPr>
      <w:r w:rsidRPr="00224C9B">
        <w:rPr>
          <w:sz w:val="20"/>
          <w:szCs w:val="20"/>
        </w:rPr>
        <w:t>This functionality will be mapped to the SPDM extensions shortly.</w:t>
      </w:r>
    </w:p>
    <w:p w:rsidR="005C6944" w:rsidRPr="005C6944" w:rsidRDefault="005C6944" w:rsidP="00224C9B">
      <w:pPr>
        <w:pStyle w:val="AppendixL3"/>
        <w:numPr>
          <w:ilvl w:val="3"/>
          <w:numId w:val="26"/>
          <w:numberingChange w:id="838" w:author="Stephen McGough" w:date="2008-06-27T10:38:00Z" w:original="%1:3:0:.%2:8:0:.%3:5:0:.%4:2:0:"/>
        </w:numPr>
      </w:pPr>
      <w:r w:rsidRPr="005C6944">
        <w:t>MyProxy Authentication</w:t>
      </w:r>
    </w:p>
    <w:p w:rsidR="005C6944" w:rsidRPr="005C6944" w:rsidRDefault="005C6944" w:rsidP="005C6944">
      <w:pPr>
        <w:jc w:val="both"/>
        <w:rPr>
          <w:rFonts w:cs="Arial"/>
          <w:sz w:val="20"/>
          <w:szCs w:val="20"/>
        </w:rPr>
      </w:pPr>
      <w:r w:rsidRPr="005C6944">
        <w:rPr>
          <w:rFonts w:cs="Arial"/>
          <w:sz w:val="20"/>
          <w:szCs w:val="20"/>
        </w:rPr>
        <w:t>GridSAM introduces a non-standard JSDL extension so that user can specify a MyProxy credential to be passed to a GridSAM instance in order for it to interact with Globus 2.4.3 based compute and file resources.</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&lt;jsdl:JobDefinition&gt;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&lt;jsdl:JobDescription&gt;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 xml:space="preserve">            ...</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&lt;/jsdl:JobDescription&gt;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&lt;myproxy:MyProxyxmlns:myproxy="urn:gridsam:myproxy"&gt;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&lt;myproxy:MyProxyServer&gt;xsd:string&lt;/myproxy:MyProxyServer&gt;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&lt;myproxy:ProxyServerDN&gt;xsd:string&lt;/myproxy:ProxyServerDN&gt;?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&lt;myproxy:ProxyServerPort&gt;xsd:positiveInteger&lt;/myproxy:ProxyServerPort&gt;?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&lt;myproxy:ProxyServerUserName&gt;xsd:string&lt;/myproxy:ProxyServerUserName&gt;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&lt;myproxy:ProxyServerPassPhrase&gt;xsd:string&lt;/myproxy:ProxyServerPassPhrase&gt;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&lt;myproxy:ProxyServerLifetime&gt;xsd:int&lt;/myproxy:ProxyServerLifetime&gt;?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&lt;/myproxy:MyProxy&gt;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&lt;/jsdl:JobDefinition&gt;</w:t>
      </w:r>
    </w:p>
    <w:p w:rsidR="005C6944" w:rsidRPr="005C6944" w:rsidRDefault="005C6944" w:rsidP="005C6944">
      <w:pPr>
        <w:pStyle w:val="HTMLPreformatted"/>
        <w:rPr>
          <w:rFonts w:ascii="Arial" w:hAnsi="Arial" w:cs="Arial"/>
          <w:sz w:val="20"/>
          <w:szCs w:val="20"/>
        </w:rPr>
      </w:pPr>
      <w:r w:rsidRPr="005C6944">
        <w:rPr>
          <w:rFonts w:ascii="Arial" w:hAnsi="Arial" w:cs="Arial"/>
          <w:sz w:val="20"/>
          <w:szCs w:val="20"/>
        </w:rPr>
        <w:t>..</w:t>
      </w:r>
    </w:p>
    <w:p w:rsidR="005C6944" w:rsidRPr="005C6944" w:rsidRDefault="005C6944" w:rsidP="005C6944">
      <w:pPr>
        <w:pStyle w:val="HTMLPreformatted"/>
        <w:rPr>
          <w:rFonts w:ascii="Arial" w:hAnsi="Arial" w:cs="Arial"/>
          <w:sz w:val="20"/>
          <w:szCs w:val="20"/>
        </w:rPr>
      </w:pP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myproxy:MyProxyServer</w:t>
      </w:r>
      <w:r w:rsidRPr="005C6944">
        <w:rPr>
          <w:rFonts w:ascii="Arial" w:hAnsi="Arial" w:cs="Arial"/>
          <w:sz w:val="20"/>
          <w:szCs w:val="20"/>
        </w:rPr>
        <w:t>: MyProxy server hostname</w:t>
      </w: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myproxy:ProxyServerDN</w:t>
      </w:r>
      <w:r w:rsidRPr="005C6944">
        <w:rPr>
          <w:rFonts w:ascii="Arial" w:hAnsi="Arial" w:cs="Arial"/>
          <w:sz w:val="20"/>
          <w:szCs w:val="20"/>
        </w:rPr>
        <w:t>: Expected MyProxy server distinguished name so GridSAM can authenticate the server.</w:t>
      </w: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myproxy:ProxyServerPort</w:t>
      </w:r>
      <w:r w:rsidRPr="005C6944">
        <w:rPr>
          <w:rFonts w:ascii="Arial" w:hAnsi="Arial" w:cs="Arial"/>
          <w:sz w:val="20"/>
          <w:szCs w:val="20"/>
        </w:rPr>
        <w:t>: MyProxy server port. The default is 7512.</w:t>
      </w: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myproxy:ProxyServerUserName</w:t>
      </w:r>
      <w:r w:rsidRPr="005C6944">
        <w:rPr>
          <w:rFonts w:ascii="Arial" w:hAnsi="Arial" w:cs="Arial"/>
          <w:sz w:val="20"/>
          <w:szCs w:val="20"/>
        </w:rPr>
        <w:t>: The MyProxy username</w:t>
      </w:r>
    </w:p>
    <w:p w:rsidR="005C6944" w:rsidRPr="005C6944" w:rsidRDefault="005C6944" w:rsidP="005C6944">
      <w:pPr>
        <w:pStyle w:val="HTMLPreformatted"/>
        <w:rPr>
          <w:rFonts w:ascii="Arial" w:hAnsi="Arial" w:cs="Arial"/>
          <w:sz w:val="20"/>
          <w:szCs w:val="20"/>
        </w:rPr>
      </w:pPr>
      <w:r w:rsidRPr="005C6944">
        <w:rPr>
          <w:rFonts w:ascii="Arial" w:hAnsi="Arial" w:cs="Arial"/>
          <w:b/>
          <w:bCs/>
          <w:sz w:val="20"/>
          <w:szCs w:val="20"/>
        </w:rPr>
        <w:t>myproxy:ProxyServerPassPhrase</w:t>
      </w:r>
      <w:r w:rsidRPr="005C6944">
        <w:rPr>
          <w:rFonts w:ascii="Arial" w:hAnsi="Arial" w:cs="Arial"/>
          <w:sz w:val="20"/>
          <w:szCs w:val="20"/>
        </w:rPr>
        <w:t>: The plain-text MyProxypassphrase. User should authenticate and authorise the GridSAM server before passing this information across the network.</w:t>
      </w:r>
    </w:p>
    <w:p w:rsidR="00D36B7F" w:rsidRPr="00224C9B" w:rsidRDefault="005C6944" w:rsidP="005C6944">
      <w:pPr>
        <w:pStyle w:val="HTMLPreformatted"/>
        <w:rPr>
          <w:rFonts w:ascii="Arial" w:hAnsi="Arial" w:cs="Arial"/>
          <w:sz w:val="20"/>
          <w:szCs w:val="20"/>
          <w:lang w:eastAsia="ja-JP"/>
        </w:rPr>
      </w:pPr>
      <w:r w:rsidRPr="005C6944">
        <w:rPr>
          <w:rFonts w:ascii="Arial" w:hAnsi="Arial" w:cs="Arial"/>
          <w:b/>
          <w:bCs/>
          <w:sz w:val="20"/>
          <w:szCs w:val="20"/>
        </w:rPr>
        <w:t>myproxy:ProxyServerLifetime</w:t>
      </w:r>
      <w:r w:rsidRPr="005C6944">
        <w:rPr>
          <w:rFonts w:ascii="Arial" w:hAnsi="Arial" w:cs="Arial"/>
          <w:sz w:val="20"/>
          <w:szCs w:val="20"/>
        </w:rPr>
        <w:t>: The lifetime of the delegated proxy retrieved from the MyProxy server</w:t>
      </w:r>
    </w:p>
    <w:p w:rsidR="005C6944" w:rsidRPr="005C6944" w:rsidRDefault="005C6944" w:rsidP="00224C9B">
      <w:pPr>
        <w:pStyle w:val="AppendixL3"/>
        <w:numPr>
          <w:numberingChange w:id="839" w:author="Stephen McGough" w:date="2008-06-27T10:38:00Z" w:original="%1:3:0:.%2:8:0:.%3:6:0:"/>
        </w:numPr>
      </w:pPr>
      <w:r w:rsidRPr="005C6944">
        <w:t>Participation in interoperability tests:</w:t>
      </w:r>
    </w:p>
    <w:p w:rsidR="005C6944" w:rsidRPr="005C6944" w:rsidRDefault="005C6944" w:rsidP="005C6944">
      <w:pPr>
        <w:rPr>
          <w:rFonts w:cs="Arial"/>
          <w:sz w:val="20"/>
          <w:szCs w:val="20"/>
          <w:lang w:eastAsia="ja-JP"/>
        </w:rPr>
      </w:pPr>
    </w:p>
    <w:p w:rsidR="005C6944" w:rsidRPr="005C6944" w:rsidRDefault="005C6944" w:rsidP="005C6944">
      <w:pPr>
        <w:rPr>
          <w:rFonts w:cs="Arial"/>
          <w:sz w:val="20"/>
          <w:szCs w:val="20"/>
        </w:rPr>
      </w:pPr>
      <w:r w:rsidRPr="005C6944">
        <w:rPr>
          <w:rFonts w:cs="Arial"/>
          <w:sz w:val="20"/>
          <w:szCs w:val="20"/>
        </w:rPr>
        <w:t>GridSAM participated in HPC Profile Interoperability demonstrations at both SuperComputing’06 and SuperComputing’07.</w:t>
      </w:r>
    </w:p>
    <w:p w:rsidR="005C6944" w:rsidRPr="005C6944" w:rsidRDefault="005C6944" w:rsidP="005C6944">
      <w:pPr>
        <w:rPr>
          <w:rFonts w:cs="Arial"/>
          <w:sz w:val="20"/>
          <w:szCs w:val="20"/>
        </w:rPr>
      </w:pPr>
      <w:r w:rsidRPr="005C6944">
        <w:rPr>
          <w:rFonts w:cs="Arial"/>
          <w:sz w:val="20"/>
          <w:szCs w:val="20"/>
        </w:rPr>
        <w:t>Details and results of the interoperability tests:</w:t>
      </w:r>
    </w:p>
    <w:p w:rsidR="005C6944" w:rsidRPr="005C6944" w:rsidRDefault="005C6944" w:rsidP="005C6944">
      <w:pPr>
        <w:rPr>
          <w:rFonts w:cs="Arial"/>
          <w:sz w:val="20"/>
          <w:szCs w:val="20"/>
        </w:rPr>
      </w:pPr>
      <w:r w:rsidRPr="005C6944">
        <w:rPr>
          <w:rFonts w:cs="Arial"/>
          <w:sz w:val="20"/>
          <w:szCs w:val="20"/>
        </w:rPr>
        <w:t xml:space="preserve">SC07 - </w:t>
      </w:r>
      <w:hyperlink r:id="rId23" w:history="1">
        <w:r w:rsidRPr="005C6944">
          <w:rPr>
            <w:rStyle w:val="Hyperlink"/>
            <w:rFonts w:cs="Arial"/>
            <w:sz w:val="20"/>
            <w:szCs w:val="20"/>
          </w:rPr>
          <w:t>http://forge.ogf.org/sf/go/projects.ogsa-hpcp-wg/wiki</w:t>
        </w:r>
      </w:hyperlink>
    </w:p>
    <w:p w:rsidR="005C6944" w:rsidRPr="005C6944" w:rsidRDefault="005C6944" w:rsidP="005C6944">
      <w:pPr>
        <w:rPr>
          <w:rFonts w:cs="Arial"/>
          <w:sz w:val="20"/>
          <w:szCs w:val="20"/>
        </w:rPr>
      </w:pPr>
      <w:r w:rsidRPr="005C6944">
        <w:rPr>
          <w:rFonts w:cs="Arial"/>
          <w:sz w:val="20"/>
          <w:szCs w:val="20"/>
        </w:rPr>
        <w:t xml:space="preserve">SC06 - </w:t>
      </w:r>
      <w:hyperlink r:id="rId24" w:history="1">
        <w:r w:rsidRPr="005C6944">
          <w:rPr>
            <w:rStyle w:val="Hyperlink"/>
            <w:rFonts w:cs="Arial"/>
            <w:sz w:val="20"/>
            <w:szCs w:val="20"/>
          </w:rPr>
          <w:t>http://forge.ogf.org/sf/wiki/do/viewPage/projects.ogsa-hpcp-wg/wiki/SC2006WikiPage</w:t>
        </w:r>
      </w:hyperlink>
    </w:p>
    <w:p w:rsidR="005C6944" w:rsidRPr="005C6944" w:rsidRDefault="005C6944" w:rsidP="00224C9B">
      <w:pPr>
        <w:rPr>
          <w:rFonts w:cs="Arial"/>
          <w:sz w:val="20"/>
          <w:szCs w:val="20"/>
          <w:lang w:eastAsia="ja-JP"/>
        </w:rPr>
      </w:pPr>
    </w:p>
    <w:p w:rsidR="005C6944" w:rsidRPr="00224C9B" w:rsidRDefault="005C6944" w:rsidP="00C019E1">
      <w:pPr>
        <w:pStyle w:val="AppendixL3"/>
        <w:numPr>
          <w:numberingChange w:id="840" w:author="Stephen McGough" w:date="2008-06-27T10:38:00Z" w:original="%1:3:0:.%2:8:0:.%3:7:0:"/>
        </w:numPr>
      </w:pPr>
      <w:r w:rsidRPr="005C6944">
        <w:t>Security:</w:t>
      </w:r>
    </w:p>
    <w:p w:rsidR="005C6944" w:rsidRPr="00224C9B" w:rsidRDefault="005C6944" w:rsidP="005C6944">
      <w:pPr>
        <w:rPr>
          <w:rFonts w:cs="Arial"/>
          <w:sz w:val="20"/>
          <w:szCs w:val="20"/>
          <w:u w:val="single"/>
        </w:rPr>
      </w:pPr>
      <w:r w:rsidRPr="00224C9B">
        <w:rPr>
          <w:rFonts w:cs="Arial"/>
          <w:sz w:val="20"/>
          <w:szCs w:val="20"/>
          <w:u w:val="single"/>
        </w:rPr>
        <w:t>Authentication:</w:t>
      </w:r>
    </w:p>
    <w:p w:rsidR="005C6944" w:rsidRPr="005C6944" w:rsidRDefault="005C6944" w:rsidP="005C6944">
      <w:pPr>
        <w:jc w:val="both"/>
        <w:rPr>
          <w:rFonts w:cs="Arial"/>
          <w:sz w:val="20"/>
          <w:szCs w:val="20"/>
        </w:rPr>
      </w:pPr>
      <w:r w:rsidRPr="005C6944">
        <w:rPr>
          <w:rFonts w:cs="Arial"/>
          <w:sz w:val="20"/>
          <w:szCs w:val="20"/>
        </w:rPr>
        <w:t>GridSAM relies on the OMII-UK Container to authenticate and obtain the credentials of the user submitting the JSDL document using transport-level or message-level security.</w:t>
      </w:r>
    </w:p>
    <w:p w:rsidR="005C6944" w:rsidRPr="005C6944" w:rsidRDefault="005C6944" w:rsidP="005C6944">
      <w:pPr>
        <w:jc w:val="both"/>
        <w:rPr>
          <w:rFonts w:cs="Arial"/>
          <w:sz w:val="20"/>
          <w:szCs w:val="20"/>
        </w:rPr>
      </w:pPr>
      <w:r w:rsidRPr="005C6944">
        <w:rPr>
          <w:rFonts w:cs="Arial"/>
          <w:sz w:val="20"/>
          <w:szCs w:val="20"/>
        </w:rPr>
        <w:t xml:space="preserve">By default, GridSAM is preconfigured to perform </w:t>
      </w:r>
      <w:hyperlink r:id="rId25" w:history="1">
        <w:r w:rsidRPr="005C6944">
          <w:rPr>
            <w:rStyle w:val="Hyperlink"/>
            <w:rFonts w:cs="Arial"/>
            <w:sz w:val="20"/>
            <w:szCs w:val="20"/>
          </w:rPr>
          <w:t>WS-Security signature</w:t>
        </w:r>
      </w:hyperlink>
      <w:r w:rsidRPr="005C6944">
        <w:rPr>
          <w:rFonts w:cs="Arial"/>
          <w:sz w:val="20"/>
          <w:szCs w:val="20"/>
        </w:rPr>
        <w:t xml:space="preserve"> verification on all request messages and signing of all response messages. </w:t>
      </w:r>
      <w:hyperlink r:id="rId26" w:history="1">
        <w:r w:rsidRPr="005C6944">
          <w:rPr>
            <w:rStyle w:val="Hyperlink"/>
            <w:rFonts w:cs="Arial"/>
            <w:sz w:val="20"/>
            <w:szCs w:val="20"/>
          </w:rPr>
          <w:t>HTTPS</w:t>
        </w:r>
      </w:hyperlink>
      <w:r w:rsidRPr="005C6944">
        <w:rPr>
          <w:rFonts w:cs="Arial"/>
          <w:sz w:val="20"/>
          <w:szCs w:val="20"/>
        </w:rPr>
        <w:t xml:space="preserve"> can optionally be used to encrypt the data stream. WS-Security, together with HTTPS, provides strong encryption at the transport level and verification of message signature at the message level.</w:t>
      </w:r>
    </w:p>
    <w:p w:rsidR="005C6944" w:rsidRPr="005C6944" w:rsidRDefault="005C6944" w:rsidP="005C6944">
      <w:pPr>
        <w:rPr>
          <w:rFonts w:cs="Arial"/>
          <w:sz w:val="20"/>
          <w:szCs w:val="20"/>
        </w:rPr>
      </w:pPr>
      <w:r w:rsidRPr="005C6944">
        <w:rPr>
          <w:rFonts w:cs="Arial"/>
          <w:sz w:val="20"/>
          <w:szCs w:val="20"/>
        </w:rPr>
        <w:t xml:space="preserve">GridSAM also supports HTTPS mutual authentication without WS-Security. </w:t>
      </w:r>
    </w:p>
    <w:p w:rsidR="005C6944" w:rsidRPr="005C6944" w:rsidRDefault="005C6944" w:rsidP="005C6944">
      <w:pPr>
        <w:rPr>
          <w:rFonts w:cs="Arial"/>
          <w:sz w:val="20"/>
          <w:szCs w:val="20"/>
        </w:rPr>
      </w:pPr>
    </w:p>
    <w:p w:rsidR="005C6944" w:rsidRPr="00224C9B" w:rsidRDefault="005C6944" w:rsidP="005C6944">
      <w:pPr>
        <w:rPr>
          <w:rFonts w:cs="Arial"/>
          <w:sz w:val="20"/>
          <w:szCs w:val="20"/>
          <w:u w:val="single"/>
        </w:rPr>
      </w:pPr>
      <w:r w:rsidRPr="00224C9B">
        <w:rPr>
          <w:rFonts w:cs="Arial"/>
          <w:sz w:val="20"/>
          <w:szCs w:val="20"/>
          <w:u w:val="single"/>
        </w:rPr>
        <w:t>Authorization:</w:t>
      </w:r>
    </w:p>
    <w:p w:rsidR="005C6944" w:rsidRPr="005C6944" w:rsidRDefault="005C6944" w:rsidP="005C6944">
      <w:pPr>
        <w:jc w:val="both"/>
        <w:rPr>
          <w:rFonts w:cs="Arial"/>
          <w:sz w:val="20"/>
          <w:szCs w:val="20"/>
        </w:rPr>
      </w:pPr>
      <w:r w:rsidRPr="005C6944">
        <w:rPr>
          <w:rFonts w:cs="Arial"/>
          <w:sz w:val="20"/>
          <w:szCs w:val="20"/>
        </w:rPr>
        <w:t xml:space="preserve">The Authorisation sub-system in GridSAM provides fine-grain control of who (the distinguished name of the subject who submits the job) can submit what job (the structure of the JSDL description). The default allows any authenticated users to submit any job. </w:t>
      </w:r>
    </w:p>
    <w:p w:rsidR="005C6944" w:rsidRPr="005C6944" w:rsidRDefault="005C6944" w:rsidP="005C6944">
      <w:pPr>
        <w:jc w:val="both"/>
        <w:rPr>
          <w:rFonts w:cs="Arial"/>
          <w:sz w:val="20"/>
          <w:szCs w:val="20"/>
        </w:rPr>
      </w:pPr>
      <w:r w:rsidRPr="005C6944">
        <w:rPr>
          <w:rFonts w:cs="Arial"/>
          <w:sz w:val="20"/>
          <w:szCs w:val="20"/>
        </w:rPr>
        <w:t>The configuration defines ‘deny’ and ‘allow’ rules that apply to the user identity (their authenticated distinguished name) and the structure of the job description (XPath pattern matching). Submission requests that match the deny directive and do match the allow directive will be permitted access. Requests that does not match the deny directive will allow access without evaluating the allow directive.</w:t>
      </w:r>
    </w:p>
    <w:p w:rsidR="005C6944" w:rsidRPr="005C6944" w:rsidRDefault="005C6944" w:rsidP="005C6944">
      <w:pPr>
        <w:rPr>
          <w:rFonts w:cs="Arial"/>
          <w:sz w:val="20"/>
          <w:szCs w:val="20"/>
        </w:rPr>
      </w:pPr>
    </w:p>
    <w:p w:rsidR="005C6944" w:rsidRPr="005C6944" w:rsidRDefault="005C6944" w:rsidP="005C6944">
      <w:pPr>
        <w:jc w:val="both"/>
        <w:rPr>
          <w:rFonts w:cs="Arial"/>
          <w:sz w:val="20"/>
          <w:szCs w:val="20"/>
        </w:rPr>
      </w:pPr>
      <w:r w:rsidRPr="005C6944">
        <w:rPr>
          <w:rFonts w:cs="Arial"/>
          <w:sz w:val="20"/>
          <w:szCs w:val="20"/>
        </w:rPr>
        <w:t>In the HPC Profile Interoperability test at SuperComputing’07 a new XML element ‘Credential’ was used as an extension to JSDL elements ‘Application’ and ‘DataStaging’.</w:t>
      </w:r>
    </w:p>
    <w:p w:rsidR="00BE04A1" w:rsidRDefault="005C6944" w:rsidP="00BE04A1">
      <w:pPr>
        <w:jc w:val="both"/>
        <w:rPr>
          <w:ins w:id="841" w:author="Stephen McGough" w:date="2008-07-08T10:59:00Z"/>
        </w:rPr>
      </w:pPr>
      <w:r w:rsidRPr="005C6944">
        <w:rPr>
          <w:rFonts w:cs="Arial"/>
          <w:sz w:val="20"/>
          <w:szCs w:val="20"/>
        </w:rPr>
        <w:t>The purpose of the element was to allow for different user credential data to be used at different stages of a JSDL document processing: stage-in input files; job execution; stage-out output files.</w:t>
      </w:r>
    </w:p>
    <w:p w:rsidR="000E16C9" w:rsidRDefault="000E16C9" w:rsidP="00BE04A1">
      <w:pPr>
        <w:numPr>
          <w:ins w:id="842" w:author="Stephen McGough" w:date="2008-07-08T13:01:00Z"/>
        </w:numPr>
        <w:rPr>
          <w:ins w:id="843" w:author="Stephen McGough" w:date="2008-07-08T12:58:00Z"/>
          <w:highlight w:val="lightGray"/>
        </w:rPr>
      </w:pPr>
    </w:p>
    <w:p w:rsidR="0032616F" w:rsidRDefault="000F06DC">
      <w:pPr>
        <w:pStyle w:val="AppendixL2"/>
        <w:numPr>
          <w:numberingChange w:id="844" w:author="Stephen McGough" w:date="2008-07-08T13:13:00Z" w:original="Appendix %1:3:0:.%2:9:0:"/>
        </w:numPr>
        <w:rPr>
          <w:ins w:id="845" w:author="Stephen McGough" w:date="2008-07-08T10:59:00Z"/>
        </w:rPr>
      </w:pPr>
      <w:bookmarkStart w:id="846" w:name="_Toc77141882"/>
      <w:ins w:id="847" w:author="Stephen McGough" w:date="2008-07-08T11:00:00Z">
        <w:r w:rsidRPr="000F06DC">
          <w:t>NorduGrid / KnowARC</w:t>
        </w:r>
      </w:ins>
      <w:bookmarkEnd w:id="846"/>
    </w:p>
    <w:p w:rsidR="000F06DC" w:rsidRDefault="000F06DC" w:rsidP="000F06DC">
      <w:pPr>
        <w:numPr>
          <w:ins w:id="848" w:author="Stephen McGough" w:date="2008-07-08T10:59:00Z"/>
        </w:numPr>
        <w:rPr>
          <w:ins w:id="849" w:author="Stephen McGough" w:date="2008-07-08T10:59:00Z"/>
          <w:i/>
          <w:sz w:val="28"/>
          <w:szCs w:val="28"/>
        </w:rPr>
      </w:pPr>
    </w:p>
    <w:p w:rsidR="000F06DC" w:rsidRPr="000F06DC" w:rsidRDefault="000F06DC" w:rsidP="000F06DC">
      <w:pPr>
        <w:numPr>
          <w:ins w:id="850" w:author="Stephen McGough" w:date="2008-07-08T10:59:00Z"/>
        </w:numPr>
        <w:rPr>
          <w:ins w:id="851" w:author="Stephen McGough" w:date="2008-07-08T10:59:00Z"/>
          <w:i/>
          <w:sz w:val="20"/>
          <w:szCs w:val="28"/>
        </w:rPr>
      </w:pPr>
      <w:ins w:id="852" w:author="Stephen McGough" w:date="2008-07-08T10:59:00Z">
        <w:r w:rsidRPr="000F06DC">
          <w:rPr>
            <w:i/>
            <w:sz w:val="20"/>
            <w:szCs w:val="28"/>
          </w:rPr>
          <w:t xml:space="preserve">Contact:  </w:t>
        </w:r>
        <w:r w:rsidRPr="000F06DC">
          <w:rPr>
            <w:i/>
            <w:sz w:val="20"/>
            <w:szCs w:val="28"/>
            <w:lang w:val="hu-HU" w:eastAsia="ar-SA"/>
          </w:rPr>
          <w:t>Gabor</w:t>
        </w:r>
        <w:r w:rsidRPr="000F06DC">
          <w:rPr>
            <w:i/>
            <w:sz w:val="20"/>
            <w:szCs w:val="28"/>
          </w:rPr>
          <w:t xml:space="preserve"> Roczei </w:t>
        </w:r>
      </w:ins>
      <w:ins w:id="853" w:author="Stephen McGough" w:date="2008-07-08T11:03:00Z">
        <w:r>
          <w:rPr>
            <w:i/>
            <w:sz w:val="20"/>
            <w:szCs w:val="28"/>
          </w:rPr>
          <w:t>(</w:t>
        </w:r>
      </w:ins>
      <w:ins w:id="854" w:author="Stephen McGough" w:date="2008-07-08T10:59:00Z">
        <w:r w:rsidR="0032616F" w:rsidRPr="000F06DC">
          <w:rPr>
            <w:sz w:val="20"/>
          </w:rPr>
          <w:fldChar w:fldCharType="begin"/>
        </w:r>
        <w:r w:rsidRPr="000F06DC">
          <w:rPr>
            <w:sz w:val="20"/>
          </w:rPr>
          <w:instrText xml:space="preserve"> HYPERLINK "mailto:roczei@niif.hu"</w:instrText>
        </w:r>
        <w:r w:rsidR="0032616F" w:rsidRPr="000F06DC">
          <w:rPr>
            <w:sz w:val="20"/>
          </w:rPr>
          <w:fldChar w:fldCharType="separate"/>
        </w:r>
        <w:r w:rsidRPr="000F06DC">
          <w:rPr>
            <w:sz w:val="20"/>
          </w:rPr>
          <w:t>roczei@niif.hu</w:t>
        </w:r>
        <w:r w:rsidR="0032616F" w:rsidRPr="000F06DC">
          <w:rPr>
            <w:sz w:val="20"/>
          </w:rPr>
          <w:fldChar w:fldCharType="end"/>
        </w:r>
      </w:ins>
      <w:ins w:id="855" w:author="Stephen McGough" w:date="2008-07-08T11:03:00Z">
        <w:r>
          <w:rPr>
            <w:sz w:val="20"/>
          </w:rPr>
          <w:t>)</w:t>
        </w:r>
      </w:ins>
    </w:p>
    <w:p w:rsidR="000F06DC" w:rsidRDefault="000F06DC" w:rsidP="000F06DC">
      <w:pPr>
        <w:numPr>
          <w:ins w:id="856" w:author="Stephen McGough" w:date="2008-07-08T10:59:00Z"/>
        </w:numPr>
        <w:rPr>
          <w:ins w:id="857" w:author="Stephen McGough" w:date="2008-07-08T11:03:00Z"/>
          <w:i/>
          <w:sz w:val="20"/>
          <w:szCs w:val="28"/>
        </w:rPr>
      </w:pPr>
      <w:ins w:id="858" w:author="Stephen McGough" w:date="2008-07-08T10:59:00Z">
        <w:r w:rsidRPr="000F06DC">
          <w:rPr>
            <w:i/>
            <w:sz w:val="20"/>
            <w:szCs w:val="28"/>
          </w:rPr>
          <w:t>Date: 2008-07-03</w:t>
        </w:r>
      </w:ins>
    </w:p>
    <w:p w:rsidR="000F06DC" w:rsidRDefault="000F06DC" w:rsidP="000F06DC">
      <w:pPr>
        <w:numPr>
          <w:ins w:id="859" w:author="Stephen McGough" w:date="2008-07-08T11:04:00Z"/>
        </w:numPr>
        <w:rPr>
          <w:ins w:id="860" w:author="Stephen McGough" w:date="2008-07-08T11:04:00Z"/>
          <w:i/>
          <w:sz w:val="28"/>
          <w:szCs w:val="28"/>
        </w:rPr>
      </w:pPr>
      <w:ins w:id="861" w:author="Stephen McGough" w:date="2008-07-08T11:03:00Z">
        <w:r>
          <w:rPr>
            <w:i/>
            <w:sz w:val="20"/>
            <w:szCs w:val="28"/>
          </w:rPr>
          <w:t>Website:</w:t>
        </w:r>
        <w:r w:rsidRPr="000F06DC">
          <w:rPr>
            <w:i/>
            <w:sz w:val="20"/>
            <w:szCs w:val="28"/>
          </w:rPr>
          <w:t xml:space="preserve"> </w:t>
        </w:r>
      </w:ins>
      <w:ins w:id="862" w:author="Stephen McGough" w:date="2008-07-08T11:04:00Z">
        <w:r w:rsidR="0032616F" w:rsidRPr="000F06DC">
          <w:rPr>
            <w:sz w:val="20"/>
          </w:rPr>
          <w:fldChar w:fldCharType="begin"/>
        </w:r>
        <w:r w:rsidRPr="000F06DC">
          <w:rPr>
            <w:sz w:val="20"/>
          </w:rPr>
          <w:instrText xml:space="preserve"> HYPERLINK "http://www.unicore.eu/"</w:instrText>
        </w:r>
        <w:r w:rsidR="0032616F" w:rsidRPr="000F06DC">
          <w:rPr>
            <w:sz w:val="20"/>
          </w:rPr>
          <w:fldChar w:fldCharType="separate"/>
        </w:r>
        <w:r w:rsidRPr="000F06DC">
          <w:rPr>
            <w:sz w:val="20"/>
          </w:rPr>
          <w:t>www.nordugrid.org</w:t>
        </w:r>
        <w:r w:rsidR="0032616F" w:rsidRPr="000F06DC">
          <w:rPr>
            <w:sz w:val="20"/>
          </w:rPr>
          <w:fldChar w:fldCharType="end"/>
        </w:r>
      </w:ins>
    </w:p>
    <w:p w:rsidR="000F06DC" w:rsidRPr="000F06DC" w:rsidRDefault="000F06DC" w:rsidP="000F06DC">
      <w:pPr>
        <w:numPr>
          <w:ins w:id="863" w:author="Stephen McGough" w:date="2008-07-08T11:03:00Z"/>
        </w:numPr>
        <w:rPr>
          <w:ins w:id="864" w:author="Stephen McGough" w:date="2008-07-08T10:59:00Z"/>
          <w:i/>
          <w:sz w:val="20"/>
          <w:szCs w:val="28"/>
        </w:rPr>
      </w:pPr>
    </w:p>
    <w:p w:rsidR="0032616F" w:rsidRDefault="000F06DC">
      <w:pPr>
        <w:pStyle w:val="AppendixL3"/>
        <w:numPr>
          <w:ilvl w:val="2"/>
          <w:numId w:val="47"/>
          <w:ins w:id="865" w:author="Unknown"/>
        </w:numPr>
        <w:rPr>
          <w:ins w:id="866" w:author="Stephen McGough" w:date="2008-07-08T10:59:00Z"/>
        </w:rPr>
      </w:pPr>
      <w:ins w:id="867" w:author="Stephen McGough" w:date="2008-07-08T10:59:00Z">
        <w:r w:rsidRPr="000F06DC">
          <w:t>Introduction</w:t>
        </w:r>
      </w:ins>
    </w:p>
    <w:p w:rsidR="000F06DC" w:rsidRPr="000F06DC" w:rsidRDefault="000F06DC" w:rsidP="000F06DC">
      <w:pPr>
        <w:numPr>
          <w:ins w:id="868" w:author="Stephen McGough" w:date="2008-07-08T10:59:00Z"/>
        </w:numPr>
        <w:jc w:val="both"/>
        <w:rPr>
          <w:ins w:id="869" w:author="Stephen McGough" w:date="2008-07-08T10:59:00Z"/>
          <w:rFonts w:eastAsia="Times New Roman"/>
          <w:color w:val="000000"/>
          <w:sz w:val="20"/>
        </w:rPr>
      </w:pPr>
      <w:ins w:id="870" w:author="Stephen McGough" w:date="2008-07-08T10:59:00Z">
        <w:r w:rsidRPr="000F06DC">
          <w:rPr>
            <w:rFonts w:eastAsia="Times New Roman"/>
            <w:color w:val="000000"/>
            <w:sz w:val="20"/>
          </w:rPr>
          <w:t>Next generation ARC (ARC1) uses JSDL as the native job description language among execution management services. JSDL is used for communication among ARC components dealing with job instances (e.g. job submission client and A-REX). End-users are not expected specifying their jobs using JSDL directly. The users may use other job descriptions, such as xRSL, JDL.</w:t>
        </w:r>
      </w:ins>
    </w:p>
    <w:p w:rsidR="000F06DC" w:rsidRDefault="000F06DC" w:rsidP="000F06DC">
      <w:pPr>
        <w:numPr>
          <w:ins w:id="871" w:author="Stephen McGough" w:date="2008-07-08T10:59:00Z"/>
        </w:numPr>
        <w:jc w:val="both"/>
        <w:rPr>
          <w:ins w:id="872" w:author="Stephen McGough" w:date="2008-07-08T10:59:00Z"/>
          <w:rFonts w:ascii="Times New Roman" w:eastAsia="Times New Roman" w:hAnsi="Times New Roman"/>
          <w:i/>
          <w:color w:val="000000"/>
          <w:sz w:val="23"/>
          <w:szCs w:val="23"/>
        </w:rPr>
      </w:pPr>
    </w:p>
    <w:p w:rsidR="000F06DC" w:rsidRPr="000F06DC" w:rsidRDefault="000F06DC" w:rsidP="000F06DC">
      <w:pPr>
        <w:numPr>
          <w:ins w:id="873" w:author="Stephen McGough" w:date="2008-07-08T10:59:00Z"/>
        </w:numPr>
        <w:jc w:val="both"/>
        <w:rPr>
          <w:ins w:id="874" w:author="Stephen McGough" w:date="2008-07-08T10:59:00Z"/>
          <w:rFonts w:eastAsia="Times New Roman"/>
          <w:color w:val="000000"/>
          <w:sz w:val="20"/>
          <w:szCs w:val="23"/>
        </w:rPr>
      </w:pPr>
      <w:ins w:id="875" w:author="Stephen McGough" w:date="2008-07-08T10:59:00Z">
        <w:r w:rsidRPr="000F06DC">
          <w:rPr>
            <w:rFonts w:eastAsia="Times New Roman"/>
            <w:color w:val="000000"/>
            <w:sz w:val="20"/>
            <w:szCs w:val="23"/>
          </w:rPr>
          <w:t>Please refer to the following URL for more information (standard conformance roadmap second release):</w:t>
        </w:r>
      </w:ins>
    </w:p>
    <w:p w:rsidR="000F06DC" w:rsidRPr="000F06DC" w:rsidRDefault="000F06DC" w:rsidP="000F06DC">
      <w:pPr>
        <w:numPr>
          <w:ins w:id="876" w:author="Stephen McGough" w:date="2008-07-08T10:59:00Z"/>
        </w:numPr>
        <w:jc w:val="both"/>
        <w:rPr>
          <w:ins w:id="877" w:author="Stephen McGough" w:date="2008-07-08T10:59:00Z"/>
          <w:rFonts w:eastAsia="Times New Roman"/>
          <w:i/>
          <w:color w:val="000000"/>
          <w:sz w:val="20"/>
          <w:szCs w:val="23"/>
        </w:rPr>
      </w:pPr>
    </w:p>
    <w:p w:rsidR="000F06DC" w:rsidRPr="000F06DC" w:rsidRDefault="0032616F" w:rsidP="000F06DC">
      <w:pPr>
        <w:numPr>
          <w:ins w:id="878" w:author="Stephen McGough" w:date="2008-07-08T10:59:00Z"/>
        </w:numPr>
        <w:jc w:val="both"/>
        <w:rPr>
          <w:ins w:id="879" w:author="Stephen McGough" w:date="2008-07-08T10:59:00Z"/>
          <w:rFonts w:eastAsia="Times New Roman"/>
          <w:i/>
          <w:color w:val="000000"/>
          <w:sz w:val="20"/>
          <w:szCs w:val="23"/>
        </w:rPr>
      </w:pPr>
      <w:ins w:id="880" w:author="Stephen McGough" w:date="2008-07-08T10:59:00Z">
        <w:r w:rsidRPr="000F06DC">
          <w:rPr>
            <w:sz w:val="20"/>
          </w:rPr>
          <w:fldChar w:fldCharType="begin"/>
        </w:r>
        <w:r w:rsidR="000F06DC" w:rsidRPr="000F06DC">
          <w:rPr>
            <w:sz w:val="20"/>
          </w:rPr>
          <w:instrText xml:space="preserve"> HYPERLINK "http://www.knowarc.eu/documents/Knowarc_D3.3-1_08.pdf"</w:instrText>
        </w:r>
        <w:r w:rsidRPr="000F06DC">
          <w:rPr>
            <w:sz w:val="20"/>
          </w:rPr>
          <w:fldChar w:fldCharType="separate"/>
        </w:r>
        <w:r w:rsidR="000F06DC" w:rsidRPr="000F06DC">
          <w:rPr>
            <w:sz w:val="20"/>
          </w:rPr>
          <w:t>http://www.knowarc.eu/documents/Knowarc_D3.3-1_08.pdf</w:t>
        </w:r>
        <w:r w:rsidRPr="000F06DC">
          <w:rPr>
            <w:sz w:val="20"/>
          </w:rPr>
          <w:fldChar w:fldCharType="end"/>
        </w:r>
        <w:r w:rsidR="000F06DC" w:rsidRPr="000F06DC">
          <w:rPr>
            <w:rFonts w:eastAsia="Times New Roman"/>
            <w:i/>
            <w:color w:val="000000"/>
            <w:sz w:val="20"/>
            <w:szCs w:val="23"/>
          </w:rPr>
          <w:t xml:space="preserve"> </w:t>
        </w:r>
      </w:ins>
    </w:p>
    <w:p w:rsidR="000F06DC" w:rsidRDefault="000F06DC" w:rsidP="000F06DC">
      <w:pPr>
        <w:pStyle w:val="AppendixL3"/>
        <w:numPr>
          <w:numberingChange w:id="881" w:author="Stephen McGough" w:date="2008-07-08T11:08:00Z" w:original="%1:3:0:.%2:8:0:.%3:9:0:"/>
        </w:numPr>
        <w:rPr>
          <w:ins w:id="882" w:author="Stephen McGough" w:date="2008-07-08T10:59:00Z"/>
        </w:rPr>
      </w:pPr>
      <w:ins w:id="883" w:author="Stephen McGough" w:date="2008-07-08T10:59:00Z">
        <w:r w:rsidRPr="000F06DC">
          <w:t>Implemented JSDL Elements</w:t>
        </w:r>
        <w:r>
          <w:t>:</w:t>
        </w:r>
      </w:ins>
    </w:p>
    <w:p w:rsidR="000F06DC" w:rsidRDefault="000F06DC" w:rsidP="000F06DC">
      <w:pPr>
        <w:numPr>
          <w:ins w:id="884" w:author="Stephen McGough" w:date="2008-07-08T10:59:00Z"/>
        </w:numPr>
        <w:rPr>
          <w:ins w:id="885" w:author="Stephen McGough" w:date="2008-07-08T10:59:00Z"/>
        </w:rPr>
      </w:pPr>
    </w:p>
    <w:tbl>
      <w:tblPr>
        <w:tblW w:w="0" w:type="auto"/>
        <w:tblInd w:w="130" w:type="dxa"/>
        <w:tblLayout w:type="fixed"/>
        <w:tblLook w:val="0000"/>
      </w:tblPr>
      <w:tblGrid>
        <w:gridCol w:w="3174"/>
        <w:gridCol w:w="738"/>
        <w:gridCol w:w="527"/>
        <w:gridCol w:w="633"/>
        <w:gridCol w:w="3729"/>
      </w:tblGrid>
      <w:tr w:rsidR="000F06DC">
        <w:trPr>
          <w:tblHeader/>
          <w:ins w:id="886" w:author="Stephen McGough" w:date="2008-07-08T10:59:00Z"/>
        </w:trPr>
        <w:tc>
          <w:tcPr>
            <w:tcW w:w="3174" w:type="dxa"/>
            <w:tcBorders>
              <w:top w:val="single" w:sz="4" w:space="0" w:color="000000"/>
              <w:left w:val="single" w:sz="4" w:space="0" w:color="000000"/>
              <w:bottom w:val="single" w:sz="4" w:space="0" w:color="000000"/>
            </w:tcBorders>
            <w:shd w:val="clear" w:color="auto" w:fill="F3F3F3"/>
          </w:tcPr>
          <w:p w:rsidR="000F06DC" w:rsidRPr="005B1F44" w:rsidRDefault="0032616F">
            <w:pPr>
              <w:numPr>
                <w:ins w:id="887" w:author="Stephen McGough" w:date="2008-07-08T10:59:00Z"/>
              </w:numPr>
              <w:snapToGrid w:val="0"/>
              <w:rPr>
                <w:ins w:id="888" w:author="Stephen McGough" w:date="2008-07-08T10:59:00Z"/>
                <w:i/>
                <w:sz w:val="18"/>
                <w:rPrChange w:id="889" w:author="Stephen McGough" w:date="2008-07-08T12:05:00Z">
                  <w:rPr>
                    <w:ins w:id="890" w:author="Stephen McGough" w:date="2008-07-08T10:59:00Z"/>
                    <w:i/>
                  </w:rPr>
                </w:rPrChange>
              </w:rPr>
            </w:pPr>
            <w:ins w:id="891" w:author="Stephen McGough" w:date="2008-07-08T10:59:00Z">
              <w:r w:rsidRPr="0032616F">
                <w:rPr>
                  <w:i/>
                  <w:sz w:val="18"/>
                  <w:rPrChange w:id="892" w:author="Stephen McGough" w:date="2008-07-08T12:05:00Z">
                    <w:rPr>
                      <w:rFonts w:eastAsia="ＭＳ 明朝"/>
                      <w:bCs/>
                      <w:i/>
                      <w:kern w:val="32"/>
                      <w:sz w:val="20"/>
                      <w:szCs w:val="20"/>
                      <w:lang w:eastAsia="ja-JP"/>
                    </w:rPr>
                  </w:rPrChange>
                </w:rPr>
                <w:t>JSDL Element</w:t>
              </w:r>
            </w:ins>
          </w:p>
        </w:tc>
        <w:tc>
          <w:tcPr>
            <w:tcW w:w="738" w:type="dxa"/>
            <w:tcBorders>
              <w:top w:val="single" w:sz="4" w:space="0" w:color="000000"/>
              <w:left w:val="single" w:sz="4" w:space="0" w:color="000000"/>
              <w:bottom w:val="single" w:sz="4" w:space="0" w:color="000000"/>
            </w:tcBorders>
            <w:shd w:val="clear" w:color="auto" w:fill="F3F3F3"/>
          </w:tcPr>
          <w:p w:rsidR="000F06DC" w:rsidRPr="005B1F44" w:rsidRDefault="0032616F">
            <w:pPr>
              <w:numPr>
                <w:ins w:id="893" w:author="Stephen McGough" w:date="2008-07-08T10:59:00Z"/>
              </w:numPr>
              <w:snapToGrid w:val="0"/>
              <w:rPr>
                <w:ins w:id="894" w:author="Stephen McGough" w:date="2008-07-08T10:59:00Z"/>
                <w:i/>
                <w:sz w:val="18"/>
                <w:rPrChange w:id="895" w:author="Stephen McGough" w:date="2008-07-08T12:05:00Z">
                  <w:rPr>
                    <w:ins w:id="896" w:author="Stephen McGough" w:date="2008-07-08T10:59:00Z"/>
                    <w:i/>
                  </w:rPr>
                </w:rPrChange>
              </w:rPr>
            </w:pPr>
            <w:ins w:id="897" w:author="Stephen McGough" w:date="2008-07-08T10:59:00Z">
              <w:r w:rsidRPr="0032616F">
                <w:rPr>
                  <w:i/>
                  <w:sz w:val="18"/>
                  <w:rPrChange w:id="898" w:author="Stephen McGough" w:date="2008-07-08T12:05:00Z">
                    <w:rPr>
                      <w:rFonts w:eastAsia="ＭＳ 明朝"/>
                      <w:bCs/>
                      <w:i/>
                      <w:kern w:val="32"/>
                      <w:sz w:val="20"/>
                      <w:szCs w:val="20"/>
                      <w:lang w:eastAsia="ja-JP"/>
                    </w:rPr>
                  </w:rPrChange>
                </w:rPr>
                <w:t>Yes</w:t>
              </w:r>
            </w:ins>
          </w:p>
        </w:tc>
        <w:tc>
          <w:tcPr>
            <w:tcW w:w="527" w:type="dxa"/>
            <w:tcBorders>
              <w:top w:val="single" w:sz="4" w:space="0" w:color="000000"/>
              <w:left w:val="single" w:sz="4" w:space="0" w:color="000000"/>
              <w:bottom w:val="single" w:sz="4" w:space="0" w:color="000000"/>
            </w:tcBorders>
            <w:shd w:val="clear" w:color="auto" w:fill="F3F3F3"/>
          </w:tcPr>
          <w:p w:rsidR="000F06DC" w:rsidRPr="005B1F44" w:rsidRDefault="0032616F">
            <w:pPr>
              <w:numPr>
                <w:ins w:id="899" w:author="Stephen McGough" w:date="2008-07-08T10:59:00Z"/>
              </w:numPr>
              <w:snapToGrid w:val="0"/>
              <w:rPr>
                <w:ins w:id="900" w:author="Stephen McGough" w:date="2008-07-08T10:59:00Z"/>
                <w:i/>
                <w:sz w:val="18"/>
                <w:rPrChange w:id="901" w:author="Stephen McGough" w:date="2008-07-08T12:05:00Z">
                  <w:rPr>
                    <w:ins w:id="902" w:author="Stephen McGough" w:date="2008-07-08T10:59:00Z"/>
                    <w:i/>
                  </w:rPr>
                </w:rPrChange>
              </w:rPr>
            </w:pPr>
            <w:ins w:id="903" w:author="Stephen McGough" w:date="2008-07-08T10:59:00Z">
              <w:r w:rsidRPr="0032616F">
                <w:rPr>
                  <w:i/>
                  <w:sz w:val="18"/>
                  <w:rPrChange w:id="904" w:author="Stephen McGough" w:date="2008-07-08T12:05:00Z">
                    <w:rPr>
                      <w:rFonts w:eastAsia="ＭＳ 明朝"/>
                      <w:bCs/>
                      <w:i/>
                      <w:kern w:val="32"/>
                      <w:sz w:val="20"/>
                      <w:szCs w:val="20"/>
                      <w:lang w:eastAsia="ja-JP"/>
                    </w:rPr>
                  </w:rPrChange>
                </w:rPr>
                <w:t>No</w:t>
              </w:r>
            </w:ins>
          </w:p>
        </w:tc>
        <w:tc>
          <w:tcPr>
            <w:tcW w:w="633" w:type="dxa"/>
            <w:tcBorders>
              <w:top w:val="single" w:sz="4" w:space="0" w:color="000000"/>
              <w:left w:val="single" w:sz="4" w:space="0" w:color="000000"/>
              <w:bottom w:val="single" w:sz="4" w:space="0" w:color="000000"/>
            </w:tcBorders>
            <w:shd w:val="clear" w:color="auto" w:fill="F3F3F3"/>
          </w:tcPr>
          <w:p w:rsidR="000F06DC" w:rsidRPr="005B1F44" w:rsidRDefault="0032616F">
            <w:pPr>
              <w:numPr>
                <w:ins w:id="905" w:author="Stephen McGough" w:date="2008-07-08T10:59:00Z"/>
              </w:numPr>
              <w:snapToGrid w:val="0"/>
              <w:rPr>
                <w:ins w:id="906" w:author="Stephen McGough" w:date="2008-07-08T10:59:00Z"/>
                <w:i/>
                <w:sz w:val="18"/>
                <w:rPrChange w:id="907" w:author="Stephen McGough" w:date="2008-07-08T12:05:00Z">
                  <w:rPr>
                    <w:ins w:id="908" w:author="Stephen McGough" w:date="2008-07-08T10:59:00Z"/>
                    <w:i/>
                  </w:rPr>
                </w:rPrChange>
              </w:rPr>
            </w:pPr>
            <w:ins w:id="909" w:author="Stephen McGough" w:date="2008-07-08T10:59:00Z">
              <w:r w:rsidRPr="0032616F">
                <w:rPr>
                  <w:i/>
                  <w:sz w:val="18"/>
                  <w:rPrChange w:id="910" w:author="Stephen McGough" w:date="2008-07-08T12:05:00Z">
                    <w:rPr>
                      <w:rFonts w:eastAsia="ＭＳ 明朝"/>
                      <w:bCs/>
                      <w:i/>
                      <w:kern w:val="32"/>
                      <w:sz w:val="20"/>
                      <w:szCs w:val="20"/>
                      <w:lang w:eastAsia="ja-JP"/>
                    </w:rPr>
                  </w:rPrChange>
                </w:rPr>
                <w:t>N/A</w:t>
              </w:r>
            </w:ins>
          </w:p>
        </w:tc>
        <w:tc>
          <w:tcPr>
            <w:tcW w:w="3729" w:type="dxa"/>
            <w:tcBorders>
              <w:top w:val="single" w:sz="4" w:space="0" w:color="000000"/>
              <w:left w:val="single" w:sz="4" w:space="0" w:color="000000"/>
              <w:bottom w:val="single" w:sz="4" w:space="0" w:color="000000"/>
              <w:right w:val="single" w:sz="4" w:space="0" w:color="000000"/>
            </w:tcBorders>
            <w:shd w:val="clear" w:color="auto" w:fill="F3F3F3"/>
          </w:tcPr>
          <w:p w:rsidR="000F06DC" w:rsidRPr="005B1F44" w:rsidRDefault="0032616F">
            <w:pPr>
              <w:numPr>
                <w:ins w:id="911" w:author="Stephen McGough" w:date="2008-07-08T10:59:00Z"/>
              </w:numPr>
              <w:snapToGrid w:val="0"/>
              <w:rPr>
                <w:ins w:id="912" w:author="Stephen McGough" w:date="2008-07-08T10:59:00Z"/>
                <w:i/>
                <w:sz w:val="18"/>
                <w:rPrChange w:id="913" w:author="Stephen McGough" w:date="2008-07-08T12:05:00Z">
                  <w:rPr>
                    <w:ins w:id="914" w:author="Stephen McGough" w:date="2008-07-08T10:59:00Z"/>
                    <w:i/>
                  </w:rPr>
                </w:rPrChange>
              </w:rPr>
            </w:pPr>
            <w:ins w:id="915" w:author="Stephen McGough" w:date="2008-07-08T10:59:00Z">
              <w:r w:rsidRPr="0032616F">
                <w:rPr>
                  <w:i/>
                  <w:sz w:val="18"/>
                  <w:rPrChange w:id="916" w:author="Stephen McGough" w:date="2008-07-08T12:05:00Z">
                    <w:rPr>
                      <w:rFonts w:eastAsia="ＭＳ 明朝"/>
                      <w:bCs/>
                      <w:i/>
                      <w:kern w:val="32"/>
                      <w:sz w:val="20"/>
                      <w:szCs w:val="20"/>
                      <w:lang w:eastAsia="ja-JP"/>
                    </w:rPr>
                  </w:rPrChange>
                </w:rPr>
                <w:t>Comments</w:t>
              </w:r>
            </w:ins>
          </w:p>
        </w:tc>
      </w:tr>
      <w:tr w:rsidR="000F06DC">
        <w:trPr>
          <w:ins w:id="917" w:author="Stephen McGough" w:date="2008-07-08T10:59:00Z"/>
        </w:trPr>
        <w:tc>
          <w:tcPr>
            <w:tcW w:w="3174" w:type="dxa"/>
            <w:tcBorders>
              <w:left w:val="single" w:sz="4" w:space="0" w:color="000000"/>
              <w:bottom w:val="single" w:sz="4" w:space="0" w:color="000000"/>
            </w:tcBorders>
          </w:tcPr>
          <w:p w:rsidR="000F06DC" w:rsidRPr="005B1F44" w:rsidRDefault="0032616F">
            <w:pPr>
              <w:numPr>
                <w:ins w:id="918" w:author="Stephen McGough" w:date="2008-07-08T10:59:00Z"/>
              </w:numPr>
              <w:snapToGrid w:val="0"/>
              <w:rPr>
                <w:ins w:id="919" w:author="Stephen McGough" w:date="2008-07-08T10:59:00Z"/>
                <w:sz w:val="18"/>
                <w:rPrChange w:id="920" w:author="Stephen McGough" w:date="2008-07-08T12:05:00Z">
                  <w:rPr>
                    <w:ins w:id="921" w:author="Stephen McGough" w:date="2008-07-08T10:59:00Z"/>
                  </w:rPr>
                </w:rPrChange>
              </w:rPr>
            </w:pPr>
            <w:ins w:id="922" w:author="Stephen McGough" w:date="2008-07-08T10:59:00Z">
              <w:r w:rsidRPr="0032616F">
                <w:rPr>
                  <w:sz w:val="18"/>
                  <w:rPrChange w:id="923" w:author="Stephen McGough" w:date="2008-07-08T12:05:00Z">
                    <w:rPr>
                      <w:rFonts w:eastAsia="ＭＳ 明朝"/>
                      <w:bCs/>
                      <w:kern w:val="32"/>
                      <w:sz w:val="20"/>
                      <w:szCs w:val="20"/>
                      <w:lang w:eastAsia="ja-JP"/>
                    </w:rPr>
                  </w:rPrChange>
                </w:rPr>
                <w:t xml:space="preserve">JobIdentification </w:t>
              </w:r>
            </w:ins>
          </w:p>
        </w:tc>
        <w:tc>
          <w:tcPr>
            <w:tcW w:w="738" w:type="dxa"/>
            <w:tcBorders>
              <w:left w:val="single" w:sz="4" w:space="0" w:color="000000"/>
              <w:bottom w:val="single" w:sz="4" w:space="0" w:color="000000"/>
            </w:tcBorders>
          </w:tcPr>
          <w:p w:rsidR="000F06DC" w:rsidRPr="005B1F44" w:rsidRDefault="0032616F">
            <w:pPr>
              <w:numPr>
                <w:ilvl w:val="0"/>
                <w:numId w:val="10"/>
                <w:ins w:id="924" w:author="Stephen McGough" w:date="2008-07-08T10:59:00Z"/>
              </w:numPr>
              <w:snapToGrid w:val="0"/>
              <w:rPr>
                <w:ins w:id="925" w:author="Stephen McGough" w:date="2008-07-08T10:59:00Z"/>
                <w:sz w:val="18"/>
                <w:rPrChange w:id="926" w:author="Stephen McGough" w:date="2008-07-08T12:05:00Z">
                  <w:rPr>
                    <w:ins w:id="927" w:author="Stephen McGough" w:date="2008-07-08T10:59:00Z"/>
                  </w:rPr>
                </w:rPrChange>
              </w:rPr>
            </w:pPr>
            <w:ins w:id="928" w:author="Stephen McGough" w:date="2008-07-08T10:59:00Z">
              <w:r w:rsidRPr="0032616F">
                <w:rPr>
                  <w:sz w:val="18"/>
                  <w:rPrChange w:id="929" w:author="Stephen McGough" w:date="2008-07-08T12:05:00Z">
                    <w:rPr>
                      <w:rFonts w:eastAsia="ＭＳ 明朝"/>
                      <w:bCs/>
                      <w:kern w:val="32"/>
                      <w:sz w:val="20"/>
                      <w:szCs w:val="20"/>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930" w:author="Stephen McGough" w:date="2008-07-08T10:59:00Z"/>
              </w:numPr>
              <w:snapToGrid w:val="0"/>
              <w:rPr>
                <w:ins w:id="931" w:author="Stephen McGough" w:date="2008-07-08T10:59:00Z"/>
                <w:sz w:val="18"/>
                <w:rPrChange w:id="932" w:author="Stephen McGough" w:date="2008-07-08T12:05:00Z">
                  <w:rPr>
                    <w:ins w:id="933"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934" w:author="Stephen McGough" w:date="2008-07-08T10:59:00Z"/>
              </w:numPr>
              <w:snapToGrid w:val="0"/>
              <w:rPr>
                <w:ins w:id="935" w:author="Stephen McGough" w:date="2008-07-08T10:59:00Z"/>
                <w:sz w:val="18"/>
                <w:rPrChange w:id="936" w:author="Stephen McGough" w:date="2008-07-08T12:05:00Z">
                  <w:rPr>
                    <w:ins w:id="93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938" w:author="Stephen McGough" w:date="2008-07-08T10:59:00Z"/>
              </w:numPr>
              <w:snapToGrid w:val="0"/>
              <w:rPr>
                <w:ins w:id="939" w:author="Stephen McGough" w:date="2008-07-08T10:59:00Z"/>
                <w:sz w:val="18"/>
                <w:rPrChange w:id="940" w:author="Stephen McGough" w:date="2008-07-08T12:05:00Z">
                  <w:rPr>
                    <w:ins w:id="941" w:author="Stephen McGough" w:date="2008-07-08T10:59:00Z"/>
                  </w:rPr>
                </w:rPrChange>
              </w:rPr>
            </w:pPr>
          </w:p>
        </w:tc>
      </w:tr>
      <w:tr w:rsidR="000F06DC">
        <w:trPr>
          <w:ins w:id="942" w:author="Stephen McGough" w:date="2008-07-08T10:59:00Z"/>
        </w:trPr>
        <w:tc>
          <w:tcPr>
            <w:tcW w:w="3174" w:type="dxa"/>
            <w:tcBorders>
              <w:left w:val="single" w:sz="4" w:space="0" w:color="000000"/>
              <w:bottom w:val="single" w:sz="4" w:space="0" w:color="000000"/>
            </w:tcBorders>
          </w:tcPr>
          <w:p w:rsidR="000F06DC" w:rsidRPr="005B1F44" w:rsidRDefault="0032616F">
            <w:pPr>
              <w:numPr>
                <w:ins w:id="943" w:author="Stephen McGough" w:date="2008-07-08T10:59:00Z"/>
              </w:numPr>
              <w:snapToGrid w:val="0"/>
              <w:ind w:firstLine="720"/>
              <w:jc w:val="right"/>
              <w:rPr>
                <w:ins w:id="944" w:author="Stephen McGough" w:date="2008-07-08T10:59:00Z"/>
                <w:sz w:val="18"/>
                <w:rPrChange w:id="945" w:author="Stephen McGough" w:date="2008-07-08T12:05:00Z">
                  <w:rPr>
                    <w:ins w:id="946" w:author="Stephen McGough" w:date="2008-07-08T10:59:00Z"/>
                  </w:rPr>
                </w:rPrChange>
              </w:rPr>
            </w:pPr>
            <w:ins w:id="947" w:author="Stephen McGough" w:date="2008-07-08T10:59:00Z">
              <w:r w:rsidRPr="0032616F">
                <w:rPr>
                  <w:sz w:val="18"/>
                  <w:rPrChange w:id="948" w:author="Stephen McGough" w:date="2008-07-08T12:05:00Z">
                    <w:rPr>
                      <w:rFonts w:eastAsia="ＭＳ 明朝"/>
                      <w:bCs/>
                      <w:kern w:val="32"/>
                      <w:sz w:val="20"/>
                      <w:szCs w:val="20"/>
                      <w:lang w:eastAsia="ja-JP"/>
                    </w:rPr>
                  </w:rPrChange>
                </w:rPr>
                <w:t xml:space="preserve">JobName </w:t>
              </w:r>
            </w:ins>
          </w:p>
        </w:tc>
        <w:tc>
          <w:tcPr>
            <w:tcW w:w="738" w:type="dxa"/>
            <w:tcBorders>
              <w:left w:val="single" w:sz="4" w:space="0" w:color="000000"/>
              <w:bottom w:val="single" w:sz="4" w:space="0" w:color="000000"/>
            </w:tcBorders>
          </w:tcPr>
          <w:p w:rsidR="000F06DC" w:rsidRPr="005B1F44" w:rsidRDefault="0032616F">
            <w:pPr>
              <w:numPr>
                <w:ins w:id="949" w:author="Stephen McGough" w:date="2008-07-08T10:59:00Z"/>
              </w:numPr>
              <w:snapToGrid w:val="0"/>
              <w:rPr>
                <w:ins w:id="950" w:author="Stephen McGough" w:date="2008-07-08T10:59:00Z"/>
                <w:sz w:val="18"/>
                <w:rPrChange w:id="951" w:author="Stephen McGough" w:date="2008-07-08T12:05:00Z">
                  <w:rPr>
                    <w:ins w:id="952" w:author="Stephen McGough" w:date="2008-07-08T10:59:00Z"/>
                  </w:rPr>
                </w:rPrChange>
              </w:rPr>
            </w:pPr>
            <w:ins w:id="953" w:author="Stephen McGough" w:date="2008-07-08T10:59:00Z">
              <w:r w:rsidRPr="0032616F">
                <w:rPr>
                  <w:sz w:val="18"/>
                  <w:rPrChange w:id="954" w:author="Stephen McGough" w:date="2008-07-08T12:05:00Z">
                    <w:rPr>
                      <w:rFonts w:eastAsia="ＭＳ 明朝"/>
                      <w:bCs/>
                      <w:kern w:val="32"/>
                      <w:sz w:val="20"/>
                      <w:szCs w:val="20"/>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955" w:author="Stephen McGough" w:date="2008-07-08T10:59:00Z"/>
              </w:numPr>
              <w:snapToGrid w:val="0"/>
              <w:rPr>
                <w:ins w:id="956" w:author="Stephen McGough" w:date="2008-07-08T10:59:00Z"/>
                <w:sz w:val="18"/>
                <w:rPrChange w:id="957" w:author="Stephen McGough" w:date="2008-07-08T12:05:00Z">
                  <w:rPr>
                    <w:ins w:id="958"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959" w:author="Stephen McGough" w:date="2008-07-08T10:59:00Z"/>
              </w:numPr>
              <w:snapToGrid w:val="0"/>
              <w:rPr>
                <w:ins w:id="960" w:author="Stephen McGough" w:date="2008-07-08T10:59:00Z"/>
                <w:sz w:val="18"/>
                <w:rPrChange w:id="961" w:author="Stephen McGough" w:date="2008-07-08T12:05:00Z">
                  <w:rPr>
                    <w:ins w:id="96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963" w:author="Stephen McGough" w:date="2008-07-08T10:59:00Z"/>
              </w:numPr>
              <w:snapToGrid w:val="0"/>
              <w:rPr>
                <w:ins w:id="964" w:author="Stephen McGough" w:date="2008-07-08T10:59:00Z"/>
                <w:sz w:val="18"/>
                <w:rPrChange w:id="965" w:author="Stephen McGough" w:date="2008-07-08T12:05:00Z">
                  <w:rPr>
                    <w:ins w:id="966" w:author="Stephen McGough" w:date="2008-07-08T10:59:00Z"/>
                  </w:rPr>
                </w:rPrChange>
              </w:rPr>
            </w:pPr>
          </w:p>
        </w:tc>
      </w:tr>
      <w:tr w:rsidR="000F06DC">
        <w:trPr>
          <w:ins w:id="967" w:author="Stephen McGough" w:date="2008-07-08T10:59:00Z"/>
        </w:trPr>
        <w:tc>
          <w:tcPr>
            <w:tcW w:w="3174" w:type="dxa"/>
            <w:tcBorders>
              <w:left w:val="single" w:sz="4" w:space="0" w:color="000000"/>
              <w:bottom w:val="single" w:sz="4" w:space="0" w:color="000000"/>
            </w:tcBorders>
          </w:tcPr>
          <w:p w:rsidR="000F06DC" w:rsidRPr="005B1F44" w:rsidRDefault="0032616F">
            <w:pPr>
              <w:numPr>
                <w:ins w:id="968" w:author="Stephen McGough" w:date="2008-07-08T10:59:00Z"/>
              </w:numPr>
              <w:snapToGrid w:val="0"/>
              <w:ind w:firstLine="720"/>
              <w:jc w:val="right"/>
              <w:rPr>
                <w:ins w:id="969" w:author="Stephen McGough" w:date="2008-07-08T10:59:00Z"/>
                <w:sz w:val="18"/>
                <w:rPrChange w:id="970" w:author="Stephen McGough" w:date="2008-07-08T12:05:00Z">
                  <w:rPr>
                    <w:ins w:id="971" w:author="Stephen McGough" w:date="2008-07-08T10:59:00Z"/>
                  </w:rPr>
                </w:rPrChange>
              </w:rPr>
            </w:pPr>
            <w:ins w:id="972" w:author="Stephen McGough" w:date="2008-07-08T10:59:00Z">
              <w:r w:rsidRPr="0032616F">
                <w:rPr>
                  <w:sz w:val="18"/>
                  <w:rPrChange w:id="973" w:author="Stephen McGough" w:date="2008-07-08T12:05:00Z">
                    <w:rPr>
                      <w:rFonts w:eastAsia="ＭＳ 明朝"/>
                      <w:bCs/>
                      <w:kern w:val="32"/>
                      <w:sz w:val="20"/>
                      <w:szCs w:val="20"/>
                      <w:lang w:eastAsia="ja-JP"/>
                    </w:rPr>
                  </w:rPrChange>
                </w:rPr>
                <w:t xml:space="preserve">JobAnnotation </w:t>
              </w:r>
            </w:ins>
          </w:p>
        </w:tc>
        <w:tc>
          <w:tcPr>
            <w:tcW w:w="738" w:type="dxa"/>
            <w:tcBorders>
              <w:left w:val="single" w:sz="4" w:space="0" w:color="000000"/>
              <w:bottom w:val="single" w:sz="4" w:space="0" w:color="000000"/>
            </w:tcBorders>
          </w:tcPr>
          <w:p w:rsidR="000F06DC" w:rsidRPr="005B1F44" w:rsidRDefault="000F06DC">
            <w:pPr>
              <w:numPr>
                <w:ins w:id="974" w:author="Stephen McGough" w:date="2008-07-08T10:59:00Z"/>
              </w:numPr>
              <w:snapToGrid w:val="0"/>
              <w:rPr>
                <w:ins w:id="975" w:author="Stephen McGough" w:date="2008-07-08T10:59:00Z"/>
                <w:sz w:val="18"/>
                <w:rPrChange w:id="976" w:author="Stephen McGough" w:date="2008-07-08T12:05:00Z">
                  <w:rPr>
                    <w:ins w:id="977" w:author="Stephen McGough" w:date="2008-07-08T10:59:00Z"/>
                  </w:rPr>
                </w:rPrChange>
              </w:rPr>
            </w:pPr>
          </w:p>
        </w:tc>
        <w:tc>
          <w:tcPr>
            <w:tcW w:w="527" w:type="dxa"/>
            <w:tcBorders>
              <w:left w:val="single" w:sz="4" w:space="0" w:color="000000"/>
              <w:bottom w:val="single" w:sz="4" w:space="0" w:color="000000"/>
            </w:tcBorders>
          </w:tcPr>
          <w:p w:rsidR="000F06DC" w:rsidRPr="005B1F44" w:rsidRDefault="000F06DC">
            <w:pPr>
              <w:numPr>
                <w:ins w:id="978" w:author="Stephen McGough" w:date="2008-07-08T10:59:00Z"/>
              </w:numPr>
              <w:snapToGrid w:val="0"/>
              <w:rPr>
                <w:ins w:id="979" w:author="Stephen McGough" w:date="2008-07-08T10:59:00Z"/>
                <w:sz w:val="18"/>
                <w:rPrChange w:id="980" w:author="Stephen McGough" w:date="2008-07-08T12:05:00Z">
                  <w:rPr>
                    <w:ins w:id="981" w:author="Stephen McGough" w:date="2008-07-08T10:59:00Z"/>
                  </w:rPr>
                </w:rPrChange>
              </w:rPr>
            </w:pPr>
          </w:p>
        </w:tc>
        <w:tc>
          <w:tcPr>
            <w:tcW w:w="633" w:type="dxa"/>
            <w:tcBorders>
              <w:left w:val="single" w:sz="4" w:space="0" w:color="000000"/>
              <w:bottom w:val="single" w:sz="4" w:space="0" w:color="000000"/>
            </w:tcBorders>
          </w:tcPr>
          <w:p w:rsidR="000F06DC" w:rsidRPr="005B1F44" w:rsidRDefault="0032616F">
            <w:pPr>
              <w:numPr>
                <w:ins w:id="982" w:author="Stephen McGough" w:date="2008-07-08T10:59:00Z"/>
              </w:numPr>
              <w:snapToGrid w:val="0"/>
              <w:rPr>
                <w:ins w:id="983" w:author="Stephen McGough" w:date="2008-07-08T10:59:00Z"/>
                <w:sz w:val="18"/>
                <w:rPrChange w:id="984" w:author="Stephen McGough" w:date="2008-07-08T12:05:00Z">
                  <w:rPr>
                    <w:ins w:id="985" w:author="Stephen McGough" w:date="2008-07-08T10:59:00Z"/>
                  </w:rPr>
                </w:rPrChange>
              </w:rPr>
            </w:pPr>
            <w:ins w:id="986" w:author="Stephen McGough" w:date="2008-07-08T10:59:00Z">
              <w:r w:rsidRPr="0032616F">
                <w:rPr>
                  <w:sz w:val="18"/>
                  <w:rPrChange w:id="987" w:author="Stephen McGough" w:date="2008-07-08T12:05:00Z">
                    <w:rPr>
                      <w:rFonts w:eastAsia="ＭＳ 明朝"/>
                      <w:bCs/>
                      <w:kern w:val="32"/>
                      <w:sz w:val="20"/>
                      <w:szCs w:val="20"/>
                      <w:lang w:eastAsia="ja-JP"/>
                    </w:rPr>
                  </w:rPrChange>
                </w:rPr>
                <w:t>X</w:t>
              </w:r>
            </w:ins>
          </w:p>
        </w:tc>
        <w:tc>
          <w:tcPr>
            <w:tcW w:w="3729" w:type="dxa"/>
            <w:tcBorders>
              <w:left w:val="single" w:sz="4" w:space="0" w:color="000000"/>
              <w:bottom w:val="single" w:sz="4" w:space="0" w:color="000000"/>
              <w:right w:val="single" w:sz="4" w:space="0" w:color="000000"/>
            </w:tcBorders>
          </w:tcPr>
          <w:p w:rsidR="000F06DC" w:rsidRPr="005B1F44" w:rsidRDefault="0032616F">
            <w:pPr>
              <w:numPr>
                <w:ins w:id="988" w:author="Stephen McGough" w:date="2008-07-08T10:59:00Z"/>
              </w:numPr>
              <w:snapToGrid w:val="0"/>
              <w:rPr>
                <w:ins w:id="989" w:author="Stephen McGough" w:date="2008-07-08T10:59:00Z"/>
                <w:sz w:val="18"/>
                <w:rPrChange w:id="990" w:author="Stephen McGough" w:date="2008-07-08T12:05:00Z">
                  <w:rPr>
                    <w:ins w:id="991" w:author="Stephen McGough" w:date="2008-07-08T10:59:00Z"/>
                  </w:rPr>
                </w:rPrChange>
              </w:rPr>
            </w:pPr>
            <w:commentRangeStart w:id="992"/>
            <w:ins w:id="993" w:author="Stephen McGough" w:date="2008-07-08T10:59:00Z">
              <w:r w:rsidRPr="0032616F">
                <w:rPr>
                  <w:sz w:val="18"/>
                  <w:rPrChange w:id="994" w:author="Stephen McGough" w:date="2008-07-08T12:05:00Z">
                    <w:rPr>
                      <w:rFonts w:eastAsia="ＭＳ 明朝"/>
                      <w:bCs/>
                      <w:kern w:val="32"/>
                      <w:sz w:val="20"/>
                      <w:szCs w:val="20"/>
                      <w:lang w:eastAsia="ja-JP"/>
                    </w:rPr>
                  </w:rPrChange>
                </w:rPr>
                <w:t>It is deprecated (JSDL errata)</w:t>
              </w:r>
            </w:ins>
            <w:commentRangeEnd w:id="992"/>
            <w:ins w:id="995" w:author="Stephen McGough" w:date="2008-07-08T11:07:00Z">
              <w:r w:rsidRPr="0032616F">
                <w:rPr>
                  <w:rStyle w:val="CommentReference"/>
                  <w:vanish/>
                  <w:sz w:val="18"/>
                  <w:rPrChange w:id="996" w:author="Stephen McGough" w:date="2008-07-08T12:05:00Z">
                    <w:rPr>
                      <w:rStyle w:val="CommentReference"/>
                      <w:rFonts w:eastAsia="ＭＳ 明朝"/>
                      <w:bCs/>
                      <w:vanish/>
                      <w:kern w:val="32"/>
                      <w:lang w:eastAsia="ja-JP"/>
                    </w:rPr>
                  </w:rPrChange>
                </w:rPr>
                <w:commentReference w:id="992"/>
              </w:r>
            </w:ins>
          </w:p>
        </w:tc>
      </w:tr>
      <w:tr w:rsidR="000F06DC">
        <w:trPr>
          <w:ins w:id="997" w:author="Stephen McGough" w:date="2008-07-08T10:59:00Z"/>
        </w:trPr>
        <w:tc>
          <w:tcPr>
            <w:tcW w:w="3174" w:type="dxa"/>
            <w:tcBorders>
              <w:left w:val="single" w:sz="4" w:space="0" w:color="000000"/>
              <w:bottom w:val="single" w:sz="4" w:space="0" w:color="000000"/>
            </w:tcBorders>
          </w:tcPr>
          <w:p w:rsidR="000F06DC" w:rsidRPr="005B1F44" w:rsidRDefault="0032616F">
            <w:pPr>
              <w:numPr>
                <w:ins w:id="998" w:author="Stephen McGough" w:date="2008-07-08T10:59:00Z"/>
              </w:numPr>
              <w:snapToGrid w:val="0"/>
              <w:ind w:firstLine="720"/>
              <w:jc w:val="right"/>
              <w:rPr>
                <w:ins w:id="999" w:author="Stephen McGough" w:date="2008-07-08T10:59:00Z"/>
                <w:sz w:val="18"/>
                <w:rPrChange w:id="1000" w:author="Stephen McGough" w:date="2008-07-08T12:05:00Z">
                  <w:rPr>
                    <w:ins w:id="1001" w:author="Stephen McGough" w:date="2008-07-08T10:59:00Z"/>
                  </w:rPr>
                </w:rPrChange>
              </w:rPr>
            </w:pPr>
            <w:ins w:id="1002" w:author="Stephen McGough" w:date="2008-07-08T10:59:00Z">
              <w:r w:rsidRPr="0032616F">
                <w:rPr>
                  <w:sz w:val="18"/>
                  <w:rPrChange w:id="1003" w:author="Stephen McGough" w:date="2008-07-08T12:05:00Z">
                    <w:rPr>
                      <w:rFonts w:eastAsia="ＭＳ 明朝"/>
                      <w:bCs/>
                      <w:kern w:val="32"/>
                      <w:sz w:val="16"/>
                      <w:szCs w:val="16"/>
                      <w:lang w:eastAsia="ja-JP"/>
                    </w:rPr>
                  </w:rPrChange>
                </w:rPr>
                <w:t>JobProject</w:t>
              </w:r>
            </w:ins>
          </w:p>
        </w:tc>
        <w:tc>
          <w:tcPr>
            <w:tcW w:w="738" w:type="dxa"/>
            <w:tcBorders>
              <w:left w:val="single" w:sz="4" w:space="0" w:color="000000"/>
              <w:bottom w:val="single" w:sz="4" w:space="0" w:color="000000"/>
            </w:tcBorders>
          </w:tcPr>
          <w:p w:rsidR="000F06DC" w:rsidRPr="005B1F44" w:rsidRDefault="000F06DC">
            <w:pPr>
              <w:numPr>
                <w:ins w:id="1004" w:author="Stephen McGough" w:date="2008-07-08T10:59:00Z"/>
              </w:numPr>
              <w:snapToGrid w:val="0"/>
              <w:rPr>
                <w:ins w:id="1005" w:author="Stephen McGough" w:date="2008-07-08T10:59:00Z"/>
                <w:sz w:val="18"/>
                <w:rPrChange w:id="1006" w:author="Stephen McGough" w:date="2008-07-08T12:05:00Z">
                  <w:rPr>
                    <w:ins w:id="1007"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008" w:author="Stephen McGough" w:date="2008-07-08T10:59:00Z"/>
              </w:numPr>
              <w:snapToGrid w:val="0"/>
              <w:rPr>
                <w:ins w:id="1009" w:author="Stephen McGough" w:date="2008-07-08T10:59:00Z"/>
                <w:sz w:val="18"/>
                <w:rPrChange w:id="1010" w:author="Stephen McGough" w:date="2008-07-08T12:05:00Z">
                  <w:rPr>
                    <w:ins w:id="1011" w:author="Stephen McGough" w:date="2008-07-08T10:59:00Z"/>
                  </w:rPr>
                </w:rPrChange>
              </w:rPr>
            </w:pPr>
            <w:ins w:id="1012" w:author="Stephen McGough" w:date="2008-07-08T10:59:00Z">
              <w:r w:rsidRPr="0032616F">
                <w:rPr>
                  <w:sz w:val="18"/>
                  <w:rPrChange w:id="1013"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014" w:author="Stephen McGough" w:date="2008-07-08T10:59:00Z"/>
              </w:numPr>
              <w:snapToGrid w:val="0"/>
              <w:rPr>
                <w:ins w:id="1015" w:author="Stephen McGough" w:date="2008-07-08T10:59:00Z"/>
                <w:sz w:val="18"/>
                <w:rPrChange w:id="1016" w:author="Stephen McGough" w:date="2008-07-08T12:05:00Z">
                  <w:rPr>
                    <w:ins w:id="101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018" w:author="Stephen McGough" w:date="2008-07-08T10:59:00Z"/>
              </w:numPr>
              <w:snapToGrid w:val="0"/>
              <w:rPr>
                <w:ins w:id="1019" w:author="Stephen McGough" w:date="2008-07-08T10:59:00Z"/>
                <w:sz w:val="18"/>
                <w:rPrChange w:id="1020" w:author="Stephen McGough" w:date="2008-07-08T12:05:00Z">
                  <w:rPr>
                    <w:ins w:id="1021" w:author="Stephen McGough" w:date="2008-07-08T10:59:00Z"/>
                  </w:rPr>
                </w:rPrChange>
              </w:rPr>
            </w:pPr>
            <w:ins w:id="1022" w:author="Stephen McGough" w:date="2008-07-08T10:59:00Z">
              <w:r w:rsidRPr="0032616F">
                <w:rPr>
                  <w:sz w:val="18"/>
                  <w:rPrChange w:id="1023" w:author="Stephen McGough" w:date="2008-07-08T12:05:00Z">
                    <w:rPr>
                      <w:rFonts w:eastAsia="ＭＳ 明朝"/>
                      <w:bCs/>
                      <w:kern w:val="32"/>
                      <w:sz w:val="16"/>
                      <w:szCs w:val="16"/>
                      <w:lang w:eastAsia="ja-JP"/>
                    </w:rPr>
                  </w:rPrChange>
                </w:rPr>
                <w:t xml:space="preserve">We plan to use it in the future </w:t>
              </w:r>
            </w:ins>
          </w:p>
        </w:tc>
      </w:tr>
      <w:tr w:rsidR="000F06DC">
        <w:trPr>
          <w:ins w:id="1024" w:author="Stephen McGough" w:date="2008-07-08T10:59:00Z"/>
        </w:trPr>
        <w:tc>
          <w:tcPr>
            <w:tcW w:w="3174" w:type="dxa"/>
            <w:tcBorders>
              <w:left w:val="single" w:sz="4" w:space="0" w:color="000000"/>
              <w:bottom w:val="single" w:sz="4" w:space="0" w:color="000000"/>
            </w:tcBorders>
          </w:tcPr>
          <w:p w:rsidR="000F06DC" w:rsidRPr="005B1F44" w:rsidRDefault="0032616F">
            <w:pPr>
              <w:numPr>
                <w:ins w:id="1025" w:author="Stephen McGough" w:date="2008-07-08T10:59:00Z"/>
              </w:numPr>
              <w:snapToGrid w:val="0"/>
              <w:rPr>
                <w:ins w:id="1026" w:author="Stephen McGough" w:date="2008-07-08T10:59:00Z"/>
                <w:sz w:val="18"/>
                <w:rPrChange w:id="1027" w:author="Stephen McGough" w:date="2008-07-08T12:05:00Z">
                  <w:rPr>
                    <w:ins w:id="1028" w:author="Stephen McGough" w:date="2008-07-08T10:59:00Z"/>
                  </w:rPr>
                </w:rPrChange>
              </w:rPr>
            </w:pPr>
            <w:ins w:id="1029" w:author="Stephen McGough" w:date="2008-07-08T10:59:00Z">
              <w:r w:rsidRPr="0032616F">
                <w:rPr>
                  <w:sz w:val="18"/>
                  <w:rPrChange w:id="1030" w:author="Stephen McGough" w:date="2008-07-08T12:05:00Z">
                    <w:rPr>
                      <w:rFonts w:eastAsia="ＭＳ 明朝"/>
                      <w:bCs/>
                      <w:kern w:val="32"/>
                      <w:sz w:val="16"/>
                      <w:szCs w:val="16"/>
                      <w:lang w:eastAsia="ja-JP"/>
                    </w:rPr>
                  </w:rPrChange>
                </w:rPr>
                <w:t xml:space="preserve">Application </w:t>
              </w:r>
            </w:ins>
          </w:p>
        </w:tc>
        <w:tc>
          <w:tcPr>
            <w:tcW w:w="738" w:type="dxa"/>
            <w:tcBorders>
              <w:left w:val="single" w:sz="4" w:space="0" w:color="000000"/>
              <w:bottom w:val="single" w:sz="4" w:space="0" w:color="000000"/>
            </w:tcBorders>
          </w:tcPr>
          <w:p w:rsidR="000F06DC" w:rsidRPr="005B1F44" w:rsidRDefault="0032616F">
            <w:pPr>
              <w:numPr>
                <w:ins w:id="1031" w:author="Stephen McGough" w:date="2008-07-08T10:59:00Z"/>
              </w:numPr>
              <w:snapToGrid w:val="0"/>
              <w:rPr>
                <w:ins w:id="1032" w:author="Stephen McGough" w:date="2008-07-08T10:59:00Z"/>
                <w:sz w:val="18"/>
                <w:rPrChange w:id="1033" w:author="Stephen McGough" w:date="2008-07-08T12:05:00Z">
                  <w:rPr>
                    <w:ins w:id="1034" w:author="Stephen McGough" w:date="2008-07-08T10:59:00Z"/>
                  </w:rPr>
                </w:rPrChange>
              </w:rPr>
            </w:pPr>
            <w:ins w:id="1035" w:author="Stephen McGough" w:date="2008-07-08T10:59:00Z">
              <w:r w:rsidRPr="0032616F">
                <w:rPr>
                  <w:sz w:val="18"/>
                  <w:rPrChange w:id="1036"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037" w:author="Stephen McGough" w:date="2008-07-08T10:59:00Z"/>
              </w:numPr>
              <w:snapToGrid w:val="0"/>
              <w:rPr>
                <w:ins w:id="1038" w:author="Stephen McGough" w:date="2008-07-08T10:59:00Z"/>
                <w:sz w:val="18"/>
                <w:rPrChange w:id="1039" w:author="Stephen McGough" w:date="2008-07-08T12:05:00Z">
                  <w:rPr>
                    <w:ins w:id="1040"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041" w:author="Stephen McGough" w:date="2008-07-08T10:59:00Z"/>
              </w:numPr>
              <w:snapToGrid w:val="0"/>
              <w:rPr>
                <w:ins w:id="1042" w:author="Stephen McGough" w:date="2008-07-08T10:59:00Z"/>
                <w:sz w:val="18"/>
                <w:rPrChange w:id="1043" w:author="Stephen McGough" w:date="2008-07-08T12:05:00Z">
                  <w:rPr>
                    <w:ins w:id="1044"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045" w:author="Stephen McGough" w:date="2008-07-08T10:59:00Z"/>
              </w:numPr>
              <w:snapToGrid w:val="0"/>
              <w:rPr>
                <w:ins w:id="1046" w:author="Stephen McGough" w:date="2008-07-08T10:59:00Z"/>
                <w:sz w:val="18"/>
                <w:rPrChange w:id="1047" w:author="Stephen McGough" w:date="2008-07-08T12:05:00Z">
                  <w:rPr>
                    <w:ins w:id="1048" w:author="Stephen McGough" w:date="2008-07-08T10:59:00Z"/>
                  </w:rPr>
                </w:rPrChange>
              </w:rPr>
            </w:pPr>
          </w:p>
        </w:tc>
      </w:tr>
      <w:tr w:rsidR="000F06DC">
        <w:trPr>
          <w:ins w:id="1049" w:author="Stephen McGough" w:date="2008-07-08T10:59:00Z"/>
        </w:trPr>
        <w:tc>
          <w:tcPr>
            <w:tcW w:w="3174" w:type="dxa"/>
            <w:tcBorders>
              <w:left w:val="single" w:sz="4" w:space="0" w:color="000000"/>
              <w:bottom w:val="single" w:sz="4" w:space="0" w:color="000000"/>
            </w:tcBorders>
          </w:tcPr>
          <w:p w:rsidR="000F06DC" w:rsidRPr="005B1F44" w:rsidRDefault="0032616F">
            <w:pPr>
              <w:numPr>
                <w:ins w:id="1050" w:author="Stephen McGough" w:date="2008-07-08T10:59:00Z"/>
              </w:numPr>
              <w:snapToGrid w:val="0"/>
              <w:ind w:firstLine="720"/>
              <w:jc w:val="right"/>
              <w:rPr>
                <w:ins w:id="1051" w:author="Stephen McGough" w:date="2008-07-08T10:59:00Z"/>
                <w:sz w:val="18"/>
                <w:rPrChange w:id="1052" w:author="Stephen McGough" w:date="2008-07-08T12:05:00Z">
                  <w:rPr>
                    <w:ins w:id="1053" w:author="Stephen McGough" w:date="2008-07-08T10:59:00Z"/>
                  </w:rPr>
                </w:rPrChange>
              </w:rPr>
            </w:pPr>
            <w:ins w:id="1054" w:author="Stephen McGough" w:date="2008-07-08T10:59:00Z">
              <w:r w:rsidRPr="0032616F">
                <w:rPr>
                  <w:sz w:val="18"/>
                  <w:rPrChange w:id="1055" w:author="Stephen McGough" w:date="2008-07-08T12:05:00Z">
                    <w:rPr>
                      <w:rFonts w:eastAsia="ＭＳ 明朝"/>
                      <w:bCs/>
                      <w:kern w:val="32"/>
                      <w:sz w:val="16"/>
                      <w:szCs w:val="16"/>
                      <w:lang w:eastAsia="ja-JP"/>
                    </w:rPr>
                  </w:rPrChange>
                </w:rPr>
                <w:t xml:space="preserve">ApplicationName </w:t>
              </w:r>
            </w:ins>
          </w:p>
        </w:tc>
        <w:tc>
          <w:tcPr>
            <w:tcW w:w="738" w:type="dxa"/>
            <w:tcBorders>
              <w:left w:val="single" w:sz="4" w:space="0" w:color="000000"/>
              <w:bottom w:val="single" w:sz="4" w:space="0" w:color="000000"/>
            </w:tcBorders>
          </w:tcPr>
          <w:p w:rsidR="000F06DC" w:rsidRPr="005B1F44" w:rsidRDefault="000F06DC">
            <w:pPr>
              <w:numPr>
                <w:ins w:id="1056" w:author="Stephen McGough" w:date="2008-07-08T10:59:00Z"/>
              </w:numPr>
              <w:snapToGrid w:val="0"/>
              <w:rPr>
                <w:ins w:id="1057" w:author="Stephen McGough" w:date="2008-07-08T10:59:00Z"/>
                <w:sz w:val="18"/>
                <w:rPrChange w:id="1058" w:author="Stephen McGough" w:date="2008-07-08T12:05:00Z">
                  <w:rPr>
                    <w:ins w:id="1059"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060" w:author="Stephen McGough" w:date="2008-07-08T10:59:00Z"/>
              </w:numPr>
              <w:snapToGrid w:val="0"/>
              <w:rPr>
                <w:ins w:id="1061" w:author="Stephen McGough" w:date="2008-07-08T10:59:00Z"/>
                <w:sz w:val="18"/>
                <w:rPrChange w:id="1062" w:author="Stephen McGough" w:date="2008-07-08T12:05:00Z">
                  <w:rPr>
                    <w:ins w:id="1063" w:author="Stephen McGough" w:date="2008-07-08T10:59:00Z"/>
                  </w:rPr>
                </w:rPrChange>
              </w:rPr>
            </w:pPr>
            <w:ins w:id="1064" w:author="Stephen McGough" w:date="2008-07-08T10:59:00Z">
              <w:r w:rsidRPr="0032616F">
                <w:rPr>
                  <w:sz w:val="18"/>
                  <w:rPrChange w:id="1065"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066" w:author="Stephen McGough" w:date="2008-07-08T10:59:00Z"/>
              </w:numPr>
              <w:snapToGrid w:val="0"/>
              <w:rPr>
                <w:ins w:id="1067" w:author="Stephen McGough" w:date="2008-07-08T10:59:00Z"/>
                <w:sz w:val="18"/>
                <w:rPrChange w:id="1068" w:author="Stephen McGough" w:date="2008-07-08T12:05:00Z">
                  <w:rPr>
                    <w:ins w:id="1069"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070" w:author="Stephen McGough" w:date="2008-07-08T10:59:00Z"/>
              </w:numPr>
              <w:snapToGrid w:val="0"/>
              <w:rPr>
                <w:ins w:id="1071" w:author="Stephen McGough" w:date="2008-07-08T10:59:00Z"/>
                <w:sz w:val="18"/>
                <w:rPrChange w:id="1072" w:author="Stephen McGough" w:date="2008-07-08T12:05:00Z">
                  <w:rPr>
                    <w:ins w:id="1073" w:author="Stephen McGough" w:date="2008-07-08T10:59:00Z"/>
                  </w:rPr>
                </w:rPrChange>
              </w:rPr>
            </w:pPr>
            <w:ins w:id="1074" w:author="Stephen McGough" w:date="2008-07-08T10:59:00Z">
              <w:r w:rsidRPr="0032616F">
                <w:rPr>
                  <w:sz w:val="18"/>
                  <w:rPrChange w:id="1075" w:author="Stephen McGough" w:date="2008-07-08T12:05:00Z">
                    <w:rPr>
                      <w:rFonts w:eastAsia="ＭＳ 明朝"/>
                      <w:bCs/>
                      <w:kern w:val="32"/>
                      <w:sz w:val="16"/>
                      <w:szCs w:val="16"/>
                      <w:lang w:eastAsia="ja-JP"/>
                    </w:rPr>
                  </w:rPrChange>
                </w:rPr>
                <w:t>Not parsed and no plan to use it</w:t>
              </w:r>
            </w:ins>
          </w:p>
        </w:tc>
      </w:tr>
      <w:tr w:rsidR="000F06DC">
        <w:trPr>
          <w:ins w:id="1076" w:author="Stephen McGough" w:date="2008-07-08T10:59:00Z"/>
        </w:trPr>
        <w:tc>
          <w:tcPr>
            <w:tcW w:w="3174" w:type="dxa"/>
            <w:tcBorders>
              <w:left w:val="single" w:sz="4" w:space="0" w:color="000000"/>
              <w:bottom w:val="single" w:sz="4" w:space="0" w:color="000000"/>
            </w:tcBorders>
          </w:tcPr>
          <w:p w:rsidR="000F06DC" w:rsidRPr="005B1F44" w:rsidRDefault="0032616F">
            <w:pPr>
              <w:numPr>
                <w:ins w:id="1077" w:author="Stephen McGough" w:date="2008-07-08T10:59:00Z"/>
              </w:numPr>
              <w:snapToGrid w:val="0"/>
              <w:ind w:firstLine="720"/>
              <w:jc w:val="right"/>
              <w:rPr>
                <w:ins w:id="1078" w:author="Stephen McGough" w:date="2008-07-08T10:59:00Z"/>
                <w:sz w:val="18"/>
                <w:rPrChange w:id="1079" w:author="Stephen McGough" w:date="2008-07-08T12:05:00Z">
                  <w:rPr>
                    <w:ins w:id="1080" w:author="Stephen McGough" w:date="2008-07-08T10:59:00Z"/>
                  </w:rPr>
                </w:rPrChange>
              </w:rPr>
            </w:pPr>
            <w:ins w:id="1081" w:author="Stephen McGough" w:date="2008-07-08T10:59:00Z">
              <w:r w:rsidRPr="0032616F">
                <w:rPr>
                  <w:sz w:val="18"/>
                  <w:rPrChange w:id="1082" w:author="Stephen McGough" w:date="2008-07-08T12:05:00Z">
                    <w:rPr>
                      <w:rFonts w:eastAsia="ＭＳ 明朝"/>
                      <w:bCs/>
                      <w:kern w:val="32"/>
                      <w:sz w:val="16"/>
                      <w:szCs w:val="16"/>
                      <w:lang w:eastAsia="ja-JP"/>
                    </w:rPr>
                  </w:rPrChange>
                </w:rPr>
                <w:t xml:space="preserve">ApplicationVersion </w:t>
              </w:r>
            </w:ins>
          </w:p>
        </w:tc>
        <w:tc>
          <w:tcPr>
            <w:tcW w:w="738" w:type="dxa"/>
            <w:tcBorders>
              <w:left w:val="single" w:sz="4" w:space="0" w:color="000000"/>
              <w:bottom w:val="single" w:sz="4" w:space="0" w:color="000000"/>
            </w:tcBorders>
          </w:tcPr>
          <w:p w:rsidR="000F06DC" w:rsidRPr="005B1F44" w:rsidRDefault="000F06DC">
            <w:pPr>
              <w:numPr>
                <w:ins w:id="1083" w:author="Stephen McGough" w:date="2008-07-08T10:59:00Z"/>
              </w:numPr>
              <w:snapToGrid w:val="0"/>
              <w:rPr>
                <w:ins w:id="1084" w:author="Stephen McGough" w:date="2008-07-08T10:59:00Z"/>
                <w:sz w:val="18"/>
                <w:rPrChange w:id="1085" w:author="Stephen McGough" w:date="2008-07-08T12:05:00Z">
                  <w:rPr>
                    <w:ins w:id="1086"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087" w:author="Stephen McGough" w:date="2008-07-08T10:59:00Z"/>
              </w:numPr>
              <w:snapToGrid w:val="0"/>
              <w:rPr>
                <w:ins w:id="1088" w:author="Stephen McGough" w:date="2008-07-08T10:59:00Z"/>
                <w:sz w:val="18"/>
                <w:rPrChange w:id="1089" w:author="Stephen McGough" w:date="2008-07-08T12:05:00Z">
                  <w:rPr>
                    <w:ins w:id="1090" w:author="Stephen McGough" w:date="2008-07-08T10:59:00Z"/>
                  </w:rPr>
                </w:rPrChange>
              </w:rPr>
            </w:pPr>
            <w:ins w:id="1091" w:author="Stephen McGough" w:date="2008-07-08T10:59:00Z">
              <w:r w:rsidRPr="0032616F">
                <w:rPr>
                  <w:sz w:val="18"/>
                  <w:rPrChange w:id="1092"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093" w:author="Stephen McGough" w:date="2008-07-08T10:59:00Z"/>
              </w:numPr>
              <w:snapToGrid w:val="0"/>
              <w:rPr>
                <w:ins w:id="1094" w:author="Stephen McGough" w:date="2008-07-08T10:59:00Z"/>
                <w:sz w:val="18"/>
                <w:rPrChange w:id="1095" w:author="Stephen McGough" w:date="2008-07-08T12:05:00Z">
                  <w:rPr>
                    <w:ins w:id="1096"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097" w:author="Stephen McGough" w:date="2008-07-08T10:59:00Z"/>
              </w:numPr>
              <w:snapToGrid w:val="0"/>
              <w:rPr>
                <w:ins w:id="1098" w:author="Stephen McGough" w:date="2008-07-08T10:59:00Z"/>
                <w:sz w:val="18"/>
                <w:rPrChange w:id="1099" w:author="Stephen McGough" w:date="2008-07-08T12:05:00Z">
                  <w:rPr>
                    <w:ins w:id="1100" w:author="Stephen McGough" w:date="2008-07-08T10:59:00Z"/>
                  </w:rPr>
                </w:rPrChange>
              </w:rPr>
            </w:pPr>
            <w:ins w:id="1101" w:author="Stephen McGough" w:date="2008-07-08T10:59:00Z">
              <w:r w:rsidRPr="0032616F">
                <w:rPr>
                  <w:sz w:val="18"/>
                  <w:rPrChange w:id="1102" w:author="Stephen McGough" w:date="2008-07-08T12:05:00Z">
                    <w:rPr>
                      <w:rFonts w:eastAsia="ＭＳ 明朝"/>
                      <w:bCs/>
                      <w:kern w:val="32"/>
                      <w:sz w:val="16"/>
                      <w:szCs w:val="16"/>
                      <w:lang w:eastAsia="ja-JP"/>
                    </w:rPr>
                  </w:rPrChange>
                </w:rPr>
                <w:t>Not parsed and no plan to use it</w:t>
              </w:r>
            </w:ins>
          </w:p>
        </w:tc>
      </w:tr>
      <w:tr w:rsidR="000F06DC">
        <w:trPr>
          <w:ins w:id="1103" w:author="Stephen McGough" w:date="2008-07-08T10:59:00Z"/>
        </w:trPr>
        <w:tc>
          <w:tcPr>
            <w:tcW w:w="3174" w:type="dxa"/>
            <w:tcBorders>
              <w:left w:val="single" w:sz="4" w:space="0" w:color="000000"/>
              <w:bottom w:val="single" w:sz="4" w:space="0" w:color="000000"/>
            </w:tcBorders>
          </w:tcPr>
          <w:p w:rsidR="000F06DC" w:rsidRPr="005B1F44" w:rsidRDefault="0032616F">
            <w:pPr>
              <w:numPr>
                <w:ins w:id="1104" w:author="Stephen McGough" w:date="2008-07-08T10:59:00Z"/>
              </w:numPr>
              <w:snapToGrid w:val="0"/>
              <w:rPr>
                <w:ins w:id="1105" w:author="Stephen McGough" w:date="2008-07-08T10:59:00Z"/>
                <w:sz w:val="18"/>
                <w:rPrChange w:id="1106" w:author="Stephen McGough" w:date="2008-07-08T12:05:00Z">
                  <w:rPr>
                    <w:ins w:id="1107" w:author="Stephen McGough" w:date="2008-07-08T10:59:00Z"/>
                  </w:rPr>
                </w:rPrChange>
              </w:rPr>
            </w:pPr>
            <w:ins w:id="1108" w:author="Stephen McGough" w:date="2008-07-08T10:59:00Z">
              <w:r w:rsidRPr="0032616F">
                <w:rPr>
                  <w:sz w:val="18"/>
                  <w:rPrChange w:id="1109" w:author="Stephen McGough" w:date="2008-07-08T12:05:00Z">
                    <w:rPr>
                      <w:rFonts w:eastAsia="ＭＳ 明朝"/>
                      <w:bCs/>
                      <w:kern w:val="32"/>
                      <w:sz w:val="16"/>
                      <w:szCs w:val="16"/>
                      <w:lang w:eastAsia="ja-JP"/>
                    </w:rPr>
                  </w:rPrChange>
                </w:rPr>
                <w:t xml:space="preserve">Resources </w:t>
              </w:r>
            </w:ins>
          </w:p>
        </w:tc>
        <w:tc>
          <w:tcPr>
            <w:tcW w:w="738" w:type="dxa"/>
            <w:tcBorders>
              <w:left w:val="single" w:sz="4" w:space="0" w:color="000000"/>
              <w:bottom w:val="single" w:sz="4" w:space="0" w:color="000000"/>
            </w:tcBorders>
          </w:tcPr>
          <w:p w:rsidR="000F06DC" w:rsidRPr="005B1F44" w:rsidRDefault="0032616F">
            <w:pPr>
              <w:numPr>
                <w:ins w:id="1110" w:author="Stephen McGough" w:date="2008-07-08T10:59:00Z"/>
              </w:numPr>
              <w:snapToGrid w:val="0"/>
              <w:rPr>
                <w:ins w:id="1111" w:author="Stephen McGough" w:date="2008-07-08T10:59:00Z"/>
                <w:sz w:val="18"/>
                <w:rPrChange w:id="1112" w:author="Stephen McGough" w:date="2008-07-08T12:05:00Z">
                  <w:rPr>
                    <w:ins w:id="1113" w:author="Stephen McGough" w:date="2008-07-08T10:59:00Z"/>
                  </w:rPr>
                </w:rPrChange>
              </w:rPr>
            </w:pPr>
            <w:ins w:id="1114" w:author="Stephen McGough" w:date="2008-07-08T10:59:00Z">
              <w:r w:rsidRPr="0032616F">
                <w:rPr>
                  <w:sz w:val="18"/>
                  <w:rPrChange w:id="1115"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116" w:author="Stephen McGough" w:date="2008-07-08T10:59:00Z"/>
              </w:numPr>
              <w:snapToGrid w:val="0"/>
              <w:rPr>
                <w:ins w:id="1117" w:author="Stephen McGough" w:date="2008-07-08T10:59:00Z"/>
                <w:sz w:val="18"/>
                <w:rPrChange w:id="1118" w:author="Stephen McGough" w:date="2008-07-08T12:05:00Z">
                  <w:rPr>
                    <w:ins w:id="1119"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120" w:author="Stephen McGough" w:date="2008-07-08T10:59:00Z"/>
              </w:numPr>
              <w:snapToGrid w:val="0"/>
              <w:rPr>
                <w:ins w:id="1121" w:author="Stephen McGough" w:date="2008-07-08T10:59:00Z"/>
                <w:sz w:val="18"/>
                <w:rPrChange w:id="1122" w:author="Stephen McGough" w:date="2008-07-08T12:05:00Z">
                  <w:rPr>
                    <w:ins w:id="1123"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124" w:author="Stephen McGough" w:date="2008-07-08T10:59:00Z"/>
              </w:numPr>
              <w:snapToGrid w:val="0"/>
              <w:rPr>
                <w:ins w:id="1125" w:author="Stephen McGough" w:date="2008-07-08T10:59:00Z"/>
                <w:sz w:val="18"/>
                <w:rPrChange w:id="1126" w:author="Stephen McGough" w:date="2008-07-08T12:05:00Z">
                  <w:rPr>
                    <w:ins w:id="1127" w:author="Stephen McGough" w:date="2008-07-08T10:59:00Z"/>
                  </w:rPr>
                </w:rPrChange>
              </w:rPr>
            </w:pPr>
          </w:p>
        </w:tc>
      </w:tr>
      <w:tr w:rsidR="000F06DC">
        <w:trPr>
          <w:ins w:id="1128" w:author="Stephen McGough" w:date="2008-07-08T10:59:00Z"/>
        </w:trPr>
        <w:tc>
          <w:tcPr>
            <w:tcW w:w="3174" w:type="dxa"/>
            <w:tcBorders>
              <w:left w:val="single" w:sz="4" w:space="0" w:color="000000"/>
              <w:bottom w:val="single" w:sz="4" w:space="0" w:color="000000"/>
            </w:tcBorders>
          </w:tcPr>
          <w:p w:rsidR="000F06DC" w:rsidRPr="005B1F44" w:rsidRDefault="0032616F">
            <w:pPr>
              <w:numPr>
                <w:ins w:id="1129" w:author="Stephen McGough" w:date="2008-07-08T10:59:00Z"/>
              </w:numPr>
              <w:snapToGrid w:val="0"/>
              <w:ind w:firstLine="720"/>
              <w:jc w:val="right"/>
              <w:rPr>
                <w:ins w:id="1130" w:author="Stephen McGough" w:date="2008-07-08T10:59:00Z"/>
                <w:sz w:val="18"/>
                <w:rPrChange w:id="1131" w:author="Stephen McGough" w:date="2008-07-08T12:05:00Z">
                  <w:rPr>
                    <w:ins w:id="1132" w:author="Stephen McGough" w:date="2008-07-08T10:59:00Z"/>
                  </w:rPr>
                </w:rPrChange>
              </w:rPr>
            </w:pPr>
            <w:ins w:id="1133" w:author="Stephen McGough" w:date="2008-07-08T10:59:00Z">
              <w:r w:rsidRPr="0032616F">
                <w:rPr>
                  <w:sz w:val="18"/>
                  <w:rPrChange w:id="1134" w:author="Stephen McGough" w:date="2008-07-08T12:05:00Z">
                    <w:rPr>
                      <w:rFonts w:eastAsia="ＭＳ 明朝"/>
                      <w:bCs/>
                      <w:kern w:val="32"/>
                      <w:sz w:val="16"/>
                      <w:szCs w:val="16"/>
                      <w:lang w:eastAsia="ja-JP"/>
                    </w:rPr>
                  </w:rPrChange>
                </w:rPr>
                <w:t xml:space="preserve">CandidateHosts </w:t>
              </w:r>
            </w:ins>
          </w:p>
        </w:tc>
        <w:tc>
          <w:tcPr>
            <w:tcW w:w="738" w:type="dxa"/>
            <w:tcBorders>
              <w:left w:val="single" w:sz="4" w:space="0" w:color="000000"/>
              <w:bottom w:val="single" w:sz="4" w:space="0" w:color="000000"/>
            </w:tcBorders>
          </w:tcPr>
          <w:p w:rsidR="000F06DC" w:rsidRPr="005B1F44" w:rsidRDefault="000F06DC">
            <w:pPr>
              <w:numPr>
                <w:ins w:id="1135" w:author="Stephen McGough" w:date="2008-07-08T10:59:00Z"/>
              </w:numPr>
              <w:snapToGrid w:val="0"/>
              <w:rPr>
                <w:ins w:id="1136" w:author="Stephen McGough" w:date="2008-07-08T10:59:00Z"/>
                <w:sz w:val="18"/>
                <w:rPrChange w:id="1137" w:author="Stephen McGough" w:date="2008-07-08T12:05:00Z">
                  <w:rPr>
                    <w:ins w:id="1138"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139" w:author="Stephen McGough" w:date="2008-07-08T10:59:00Z"/>
              </w:numPr>
              <w:snapToGrid w:val="0"/>
              <w:rPr>
                <w:ins w:id="1140" w:author="Stephen McGough" w:date="2008-07-08T10:59:00Z"/>
                <w:sz w:val="18"/>
                <w:rPrChange w:id="1141" w:author="Stephen McGough" w:date="2008-07-08T12:05:00Z">
                  <w:rPr>
                    <w:ins w:id="1142" w:author="Stephen McGough" w:date="2008-07-08T10:59:00Z"/>
                  </w:rPr>
                </w:rPrChange>
              </w:rPr>
            </w:pPr>
            <w:ins w:id="1143" w:author="Stephen McGough" w:date="2008-07-08T10:59:00Z">
              <w:r w:rsidRPr="0032616F">
                <w:rPr>
                  <w:sz w:val="18"/>
                  <w:rPrChange w:id="1144"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145" w:author="Stephen McGough" w:date="2008-07-08T10:59:00Z"/>
              </w:numPr>
              <w:snapToGrid w:val="0"/>
              <w:rPr>
                <w:ins w:id="1146" w:author="Stephen McGough" w:date="2008-07-08T10:59:00Z"/>
                <w:sz w:val="18"/>
                <w:rPrChange w:id="1147" w:author="Stephen McGough" w:date="2008-07-08T12:05:00Z">
                  <w:rPr>
                    <w:ins w:id="1148"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149" w:author="Stephen McGough" w:date="2008-07-08T10:59:00Z"/>
              </w:numPr>
              <w:snapToGrid w:val="0"/>
              <w:rPr>
                <w:ins w:id="1150" w:author="Stephen McGough" w:date="2008-07-08T10:59:00Z"/>
                <w:sz w:val="18"/>
                <w:rPrChange w:id="1151" w:author="Stephen McGough" w:date="2008-07-08T12:05:00Z">
                  <w:rPr>
                    <w:ins w:id="1152" w:author="Stephen McGough" w:date="2008-07-08T10:59:00Z"/>
                  </w:rPr>
                </w:rPrChange>
              </w:rPr>
            </w:pPr>
            <w:ins w:id="1153" w:author="Stephen McGough" w:date="2008-07-08T10:59:00Z">
              <w:r w:rsidRPr="0032616F">
                <w:rPr>
                  <w:sz w:val="18"/>
                  <w:rPrChange w:id="1154" w:author="Stephen McGough" w:date="2008-07-08T12:05:00Z">
                    <w:rPr>
                      <w:rFonts w:eastAsia="ＭＳ 明朝"/>
                      <w:bCs/>
                      <w:kern w:val="32"/>
                      <w:sz w:val="16"/>
                      <w:szCs w:val="16"/>
                      <w:lang w:eastAsia="ja-JP"/>
                    </w:rPr>
                  </w:rPrChange>
                </w:rPr>
                <w:t>We plan to use it in the future</w:t>
              </w:r>
            </w:ins>
          </w:p>
        </w:tc>
      </w:tr>
      <w:tr w:rsidR="000F06DC">
        <w:trPr>
          <w:ins w:id="1155" w:author="Stephen McGough" w:date="2008-07-08T10:59:00Z"/>
        </w:trPr>
        <w:tc>
          <w:tcPr>
            <w:tcW w:w="3174" w:type="dxa"/>
            <w:tcBorders>
              <w:left w:val="single" w:sz="4" w:space="0" w:color="000000"/>
              <w:bottom w:val="single" w:sz="4" w:space="0" w:color="000000"/>
            </w:tcBorders>
          </w:tcPr>
          <w:p w:rsidR="000F06DC" w:rsidRPr="005B1F44" w:rsidRDefault="0032616F">
            <w:pPr>
              <w:numPr>
                <w:ins w:id="1156" w:author="Stephen McGough" w:date="2008-07-08T10:59:00Z"/>
              </w:numPr>
              <w:snapToGrid w:val="0"/>
              <w:ind w:firstLine="720"/>
              <w:jc w:val="right"/>
              <w:rPr>
                <w:ins w:id="1157" w:author="Stephen McGough" w:date="2008-07-08T10:59:00Z"/>
                <w:sz w:val="18"/>
                <w:rPrChange w:id="1158" w:author="Stephen McGough" w:date="2008-07-08T12:05:00Z">
                  <w:rPr>
                    <w:ins w:id="1159" w:author="Stephen McGough" w:date="2008-07-08T10:59:00Z"/>
                  </w:rPr>
                </w:rPrChange>
              </w:rPr>
            </w:pPr>
            <w:ins w:id="1160" w:author="Stephen McGough" w:date="2008-07-08T10:59:00Z">
              <w:r w:rsidRPr="0032616F">
                <w:rPr>
                  <w:sz w:val="18"/>
                  <w:rPrChange w:id="1161" w:author="Stephen McGough" w:date="2008-07-08T12:05:00Z">
                    <w:rPr>
                      <w:rFonts w:eastAsia="ＭＳ 明朝"/>
                      <w:bCs/>
                      <w:kern w:val="32"/>
                      <w:sz w:val="16"/>
                      <w:szCs w:val="16"/>
                      <w:lang w:eastAsia="ja-JP"/>
                    </w:rPr>
                  </w:rPrChange>
                </w:rPr>
                <w:t xml:space="preserve">HostName </w:t>
              </w:r>
            </w:ins>
          </w:p>
        </w:tc>
        <w:tc>
          <w:tcPr>
            <w:tcW w:w="738" w:type="dxa"/>
            <w:tcBorders>
              <w:left w:val="single" w:sz="4" w:space="0" w:color="000000"/>
              <w:bottom w:val="single" w:sz="4" w:space="0" w:color="000000"/>
            </w:tcBorders>
          </w:tcPr>
          <w:p w:rsidR="000F06DC" w:rsidRPr="005B1F44" w:rsidRDefault="000F06DC">
            <w:pPr>
              <w:numPr>
                <w:ins w:id="1162" w:author="Stephen McGough" w:date="2008-07-08T10:59:00Z"/>
              </w:numPr>
              <w:snapToGrid w:val="0"/>
              <w:rPr>
                <w:ins w:id="1163" w:author="Stephen McGough" w:date="2008-07-08T10:59:00Z"/>
                <w:sz w:val="18"/>
                <w:rPrChange w:id="1164" w:author="Stephen McGough" w:date="2008-07-08T12:05:00Z">
                  <w:rPr>
                    <w:ins w:id="1165"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166" w:author="Stephen McGough" w:date="2008-07-08T10:59:00Z"/>
              </w:numPr>
              <w:snapToGrid w:val="0"/>
              <w:rPr>
                <w:ins w:id="1167" w:author="Stephen McGough" w:date="2008-07-08T10:59:00Z"/>
                <w:sz w:val="18"/>
                <w:rPrChange w:id="1168" w:author="Stephen McGough" w:date="2008-07-08T12:05:00Z">
                  <w:rPr>
                    <w:ins w:id="1169" w:author="Stephen McGough" w:date="2008-07-08T10:59:00Z"/>
                  </w:rPr>
                </w:rPrChange>
              </w:rPr>
            </w:pPr>
            <w:ins w:id="1170" w:author="Stephen McGough" w:date="2008-07-08T10:59:00Z">
              <w:r w:rsidRPr="0032616F">
                <w:rPr>
                  <w:sz w:val="18"/>
                  <w:rPrChange w:id="1171"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172" w:author="Stephen McGough" w:date="2008-07-08T10:59:00Z"/>
              </w:numPr>
              <w:snapToGrid w:val="0"/>
              <w:rPr>
                <w:ins w:id="1173" w:author="Stephen McGough" w:date="2008-07-08T10:59:00Z"/>
                <w:sz w:val="18"/>
                <w:rPrChange w:id="1174" w:author="Stephen McGough" w:date="2008-07-08T12:05:00Z">
                  <w:rPr>
                    <w:ins w:id="1175"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176" w:author="Stephen McGough" w:date="2008-07-08T10:59:00Z"/>
              </w:numPr>
              <w:snapToGrid w:val="0"/>
              <w:rPr>
                <w:ins w:id="1177" w:author="Stephen McGough" w:date="2008-07-08T10:59:00Z"/>
                <w:sz w:val="18"/>
                <w:rPrChange w:id="1178" w:author="Stephen McGough" w:date="2008-07-08T12:05:00Z">
                  <w:rPr>
                    <w:ins w:id="1179" w:author="Stephen McGough" w:date="2008-07-08T10:59:00Z"/>
                  </w:rPr>
                </w:rPrChange>
              </w:rPr>
            </w:pPr>
            <w:ins w:id="1180" w:author="Stephen McGough" w:date="2008-07-08T10:59:00Z">
              <w:r w:rsidRPr="0032616F">
                <w:rPr>
                  <w:sz w:val="18"/>
                  <w:rPrChange w:id="1181" w:author="Stephen McGough" w:date="2008-07-08T12:05:00Z">
                    <w:rPr>
                      <w:rFonts w:eastAsia="ＭＳ 明朝"/>
                      <w:bCs/>
                      <w:kern w:val="32"/>
                      <w:sz w:val="16"/>
                      <w:szCs w:val="16"/>
                      <w:lang w:eastAsia="ja-JP"/>
                    </w:rPr>
                  </w:rPrChange>
                </w:rPr>
                <w:t>We plan to use it in the future</w:t>
              </w:r>
            </w:ins>
          </w:p>
        </w:tc>
      </w:tr>
      <w:tr w:rsidR="000F06DC">
        <w:trPr>
          <w:ins w:id="1182" w:author="Stephen McGough" w:date="2008-07-08T10:59:00Z"/>
        </w:trPr>
        <w:tc>
          <w:tcPr>
            <w:tcW w:w="3174" w:type="dxa"/>
            <w:tcBorders>
              <w:left w:val="single" w:sz="4" w:space="0" w:color="000000"/>
              <w:bottom w:val="single" w:sz="4" w:space="0" w:color="000000"/>
            </w:tcBorders>
          </w:tcPr>
          <w:p w:rsidR="000F06DC" w:rsidRPr="005B1F44" w:rsidRDefault="0032616F">
            <w:pPr>
              <w:numPr>
                <w:ins w:id="1183" w:author="Stephen McGough" w:date="2008-07-08T10:59:00Z"/>
              </w:numPr>
              <w:snapToGrid w:val="0"/>
              <w:ind w:firstLine="720"/>
              <w:jc w:val="right"/>
              <w:rPr>
                <w:ins w:id="1184" w:author="Stephen McGough" w:date="2008-07-08T10:59:00Z"/>
                <w:sz w:val="18"/>
                <w:rPrChange w:id="1185" w:author="Stephen McGough" w:date="2008-07-08T12:05:00Z">
                  <w:rPr>
                    <w:ins w:id="1186" w:author="Stephen McGough" w:date="2008-07-08T10:59:00Z"/>
                  </w:rPr>
                </w:rPrChange>
              </w:rPr>
            </w:pPr>
            <w:ins w:id="1187" w:author="Stephen McGough" w:date="2008-07-08T10:59:00Z">
              <w:r w:rsidRPr="0032616F">
                <w:rPr>
                  <w:sz w:val="18"/>
                  <w:rPrChange w:id="1188" w:author="Stephen McGough" w:date="2008-07-08T12:05:00Z">
                    <w:rPr>
                      <w:rFonts w:eastAsia="ＭＳ 明朝"/>
                      <w:bCs/>
                      <w:kern w:val="32"/>
                      <w:sz w:val="16"/>
                      <w:szCs w:val="16"/>
                      <w:lang w:eastAsia="ja-JP"/>
                    </w:rPr>
                  </w:rPrChange>
                </w:rPr>
                <w:t xml:space="preserve">FileSystem </w:t>
              </w:r>
            </w:ins>
          </w:p>
        </w:tc>
        <w:tc>
          <w:tcPr>
            <w:tcW w:w="738" w:type="dxa"/>
            <w:tcBorders>
              <w:left w:val="single" w:sz="4" w:space="0" w:color="000000"/>
              <w:bottom w:val="single" w:sz="4" w:space="0" w:color="000000"/>
            </w:tcBorders>
          </w:tcPr>
          <w:p w:rsidR="000F06DC" w:rsidRPr="005B1F44" w:rsidRDefault="000F06DC">
            <w:pPr>
              <w:numPr>
                <w:ins w:id="1189" w:author="Stephen McGough" w:date="2008-07-08T10:59:00Z"/>
              </w:numPr>
              <w:snapToGrid w:val="0"/>
              <w:rPr>
                <w:ins w:id="1190" w:author="Stephen McGough" w:date="2008-07-08T10:59:00Z"/>
                <w:sz w:val="18"/>
                <w:rPrChange w:id="1191" w:author="Stephen McGough" w:date="2008-07-08T12:05:00Z">
                  <w:rPr>
                    <w:ins w:id="1192"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193" w:author="Stephen McGough" w:date="2008-07-08T10:59:00Z"/>
              </w:numPr>
              <w:snapToGrid w:val="0"/>
              <w:rPr>
                <w:ins w:id="1194" w:author="Stephen McGough" w:date="2008-07-08T10:59:00Z"/>
                <w:sz w:val="18"/>
                <w:rPrChange w:id="1195" w:author="Stephen McGough" w:date="2008-07-08T12:05:00Z">
                  <w:rPr>
                    <w:ins w:id="1196" w:author="Stephen McGough" w:date="2008-07-08T10:59:00Z"/>
                  </w:rPr>
                </w:rPrChange>
              </w:rPr>
            </w:pPr>
            <w:ins w:id="1197" w:author="Stephen McGough" w:date="2008-07-08T10:59:00Z">
              <w:r w:rsidRPr="0032616F">
                <w:rPr>
                  <w:sz w:val="18"/>
                  <w:rPrChange w:id="1198"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199" w:author="Stephen McGough" w:date="2008-07-08T10:59:00Z"/>
              </w:numPr>
              <w:snapToGrid w:val="0"/>
              <w:rPr>
                <w:ins w:id="1200" w:author="Stephen McGough" w:date="2008-07-08T10:59:00Z"/>
                <w:sz w:val="18"/>
                <w:rPrChange w:id="1201" w:author="Stephen McGough" w:date="2008-07-08T12:05:00Z">
                  <w:rPr>
                    <w:ins w:id="120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203" w:author="Stephen McGough" w:date="2008-07-08T10:59:00Z"/>
              </w:numPr>
              <w:snapToGrid w:val="0"/>
              <w:rPr>
                <w:ins w:id="1204" w:author="Stephen McGough" w:date="2008-07-08T10:59:00Z"/>
                <w:sz w:val="18"/>
                <w:rPrChange w:id="1205" w:author="Stephen McGough" w:date="2008-07-08T12:05:00Z">
                  <w:rPr>
                    <w:ins w:id="1206" w:author="Stephen McGough" w:date="2008-07-08T10:59:00Z"/>
                  </w:rPr>
                </w:rPrChange>
              </w:rPr>
            </w:pPr>
            <w:ins w:id="1207" w:author="Stephen McGough" w:date="2008-07-08T10:59:00Z">
              <w:r w:rsidRPr="0032616F">
                <w:rPr>
                  <w:sz w:val="18"/>
                  <w:rPrChange w:id="1208" w:author="Stephen McGough" w:date="2008-07-08T12:05:00Z">
                    <w:rPr>
                      <w:rFonts w:eastAsia="ＭＳ 明朝"/>
                      <w:bCs/>
                      <w:kern w:val="32"/>
                      <w:sz w:val="16"/>
                      <w:szCs w:val="16"/>
                      <w:lang w:eastAsia="ja-JP"/>
                    </w:rPr>
                  </w:rPrChange>
                </w:rPr>
                <w:t>We plan to use it in the future</w:t>
              </w:r>
            </w:ins>
          </w:p>
        </w:tc>
      </w:tr>
      <w:tr w:rsidR="000F06DC">
        <w:trPr>
          <w:ins w:id="1209" w:author="Stephen McGough" w:date="2008-07-08T10:59:00Z"/>
        </w:trPr>
        <w:tc>
          <w:tcPr>
            <w:tcW w:w="3174" w:type="dxa"/>
            <w:tcBorders>
              <w:left w:val="single" w:sz="4" w:space="0" w:color="000000"/>
              <w:bottom w:val="single" w:sz="4" w:space="0" w:color="000000"/>
            </w:tcBorders>
          </w:tcPr>
          <w:p w:rsidR="000F06DC" w:rsidRPr="005B1F44" w:rsidRDefault="0032616F">
            <w:pPr>
              <w:numPr>
                <w:ins w:id="1210" w:author="Stephen McGough" w:date="2008-07-08T10:59:00Z"/>
              </w:numPr>
              <w:snapToGrid w:val="0"/>
              <w:ind w:firstLine="720"/>
              <w:jc w:val="right"/>
              <w:rPr>
                <w:ins w:id="1211" w:author="Stephen McGough" w:date="2008-07-08T10:59:00Z"/>
                <w:sz w:val="18"/>
                <w:rPrChange w:id="1212" w:author="Stephen McGough" w:date="2008-07-08T12:05:00Z">
                  <w:rPr>
                    <w:ins w:id="1213" w:author="Stephen McGough" w:date="2008-07-08T10:59:00Z"/>
                  </w:rPr>
                </w:rPrChange>
              </w:rPr>
            </w:pPr>
            <w:ins w:id="1214" w:author="Stephen McGough" w:date="2008-07-08T10:59:00Z">
              <w:r w:rsidRPr="0032616F">
                <w:rPr>
                  <w:sz w:val="18"/>
                  <w:rPrChange w:id="1215" w:author="Stephen McGough" w:date="2008-07-08T12:05:00Z">
                    <w:rPr>
                      <w:rFonts w:eastAsia="ＭＳ 明朝"/>
                      <w:bCs/>
                      <w:kern w:val="32"/>
                      <w:sz w:val="16"/>
                      <w:szCs w:val="16"/>
                      <w:lang w:eastAsia="ja-JP"/>
                    </w:rPr>
                  </w:rPrChange>
                </w:rPr>
                <w:t xml:space="preserve">MountPoint </w:t>
              </w:r>
            </w:ins>
          </w:p>
        </w:tc>
        <w:tc>
          <w:tcPr>
            <w:tcW w:w="738" w:type="dxa"/>
            <w:tcBorders>
              <w:left w:val="single" w:sz="4" w:space="0" w:color="000000"/>
              <w:bottom w:val="single" w:sz="4" w:space="0" w:color="000000"/>
            </w:tcBorders>
          </w:tcPr>
          <w:p w:rsidR="000F06DC" w:rsidRPr="005B1F44" w:rsidRDefault="000F06DC">
            <w:pPr>
              <w:numPr>
                <w:ins w:id="1216" w:author="Stephen McGough" w:date="2008-07-08T10:59:00Z"/>
              </w:numPr>
              <w:snapToGrid w:val="0"/>
              <w:rPr>
                <w:ins w:id="1217" w:author="Stephen McGough" w:date="2008-07-08T10:59:00Z"/>
                <w:sz w:val="18"/>
                <w:rPrChange w:id="1218" w:author="Stephen McGough" w:date="2008-07-08T12:05:00Z">
                  <w:rPr>
                    <w:ins w:id="1219"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220" w:author="Stephen McGough" w:date="2008-07-08T10:59:00Z"/>
              </w:numPr>
              <w:snapToGrid w:val="0"/>
              <w:rPr>
                <w:ins w:id="1221" w:author="Stephen McGough" w:date="2008-07-08T10:59:00Z"/>
                <w:sz w:val="18"/>
                <w:rPrChange w:id="1222" w:author="Stephen McGough" w:date="2008-07-08T12:05:00Z">
                  <w:rPr>
                    <w:ins w:id="1223" w:author="Stephen McGough" w:date="2008-07-08T10:59:00Z"/>
                  </w:rPr>
                </w:rPrChange>
              </w:rPr>
            </w:pPr>
            <w:ins w:id="1224" w:author="Stephen McGough" w:date="2008-07-08T10:59:00Z">
              <w:r w:rsidRPr="0032616F">
                <w:rPr>
                  <w:sz w:val="18"/>
                  <w:rPrChange w:id="1225"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226" w:author="Stephen McGough" w:date="2008-07-08T10:59:00Z"/>
              </w:numPr>
              <w:snapToGrid w:val="0"/>
              <w:rPr>
                <w:ins w:id="1227" w:author="Stephen McGough" w:date="2008-07-08T10:59:00Z"/>
                <w:sz w:val="18"/>
                <w:rPrChange w:id="1228" w:author="Stephen McGough" w:date="2008-07-08T12:05:00Z">
                  <w:rPr>
                    <w:ins w:id="1229"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230" w:author="Stephen McGough" w:date="2008-07-08T10:59:00Z"/>
              </w:numPr>
              <w:snapToGrid w:val="0"/>
              <w:rPr>
                <w:ins w:id="1231" w:author="Stephen McGough" w:date="2008-07-08T10:59:00Z"/>
                <w:sz w:val="18"/>
                <w:rPrChange w:id="1232" w:author="Stephen McGough" w:date="2008-07-08T12:05:00Z">
                  <w:rPr>
                    <w:ins w:id="1233" w:author="Stephen McGough" w:date="2008-07-08T10:59:00Z"/>
                  </w:rPr>
                </w:rPrChange>
              </w:rPr>
            </w:pPr>
            <w:ins w:id="1234" w:author="Stephen McGough" w:date="2008-07-08T10:59:00Z">
              <w:r w:rsidRPr="0032616F">
                <w:rPr>
                  <w:sz w:val="18"/>
                  <w:rPrChange w:id="1235" w:author="Stephen McGough" w:date="2008-07-08T12:05:00Z">
                    <w:rPr>
                      <w:rFonts w:eastAsia="ＭＳ 明朝"/>
                      <w:bCs/>
                      <w:kern w:val="32"/>
                      <w:sz w:val="16"/>
                      <w:szCs w:val="16"/>
                      <w:lang w:eastAsia="ja-JP"/>
                    </w:rPr>
                  </w:rPrChange>
                </w:rPr>
                <w:t>Not parsed and no plan to use it</w:t>
              </w:r>
            </w:ins>
          </w:p>
        </w:tc>
      </w:tr>
      <w:tr w:rsidR="000F06DC">
        <w:trPr>
          <w:ins w:id="1236" w:author="Stephen McGough" w:date="2008-07-08T10:59:00Z"/>
        </w:trPr>
        <w:tc>
          <w:tcPr>
            <w:tcW w:w="3174" w:type="dxa"/>
            <w:tcBorders>
              <w:left w:val="single" w:sz="4" w:space="0" w:color="000000"/>
              <w:bottom w:val="single" w:sz="4" w:space="0" w:color="000000"/>
            </w:tcBorders>
          </w:tcPr>
          <w:p w:rsidR="000F06DC" w:rsidRPr="005B1F44" w:rsidRDefault="0032616F">
            <w:pPr>
              <w:numPr>
                <w:ins w:id="1237" w:author="Stephen McGough" w:date="2008-07-08T10:59:00Z"/>
              </w:numPr>
              <w:snapToGrid w:val="0"/>
              <w:ind w:firstLine="720"/>
              <w:jc w:val="right"/>
              <w:rPr>
                <w:ins w:id="1238" w:author="Stephen McGough" w:date="2008-07-08T10:59:00Z"/>
                <w:sz w:val="18"/>
                <w:rPrChange w:id="1239" w:author="Stephen McGough" w:date="2008-07-08T12:05:00Z">
                  <w:rPr>
                    <w:ins w:id="1240" w:author="Stephen McGough" w:date="2008-07-08T10:59:00Z"/>
                  </w:rPr>
                </w:rPrChange>
              </w:rPr>
            </w:pPr>
            <w:ins w:id="1241" w:author="Stephen McGough" w:date="2008-07-08T10:59:00Z">
              <w:r w:rsidRPr="0032616F">
                <w:rPr>
                  <w:sz w:val="18"/>
                  <w:rPrChange w:id="1242" w:author="Stephen McGough" w:date="2008-07-08T12:05:00Z">
                    <w:rPr>
                      <w:rFonts w:eastAsia="ＭＳ 明朝"/>
                      <w:bCs/>
                      <w:kern w:val="32"/>
                      <w:sz w:val="16"/>
                      <w:szCs w:val="16"/>
                      <w:lang w:eastAsia="ja-JP"/>
                    </w:rPr>
                  </w:rPrChange>
                </w:rPr>
                <w:t xml:space="preserve">MountSource </w:t>
              </w:r>
            </w:ins>
          </w:p>
        </w:tc>
        <w:tc>
          <w:tcPr>
            <w:tcW w:w="738" w:type="dxa"/>
            <w:tcBorders>
              <w:left w:val="single" w:sz="4" w:space="0" w:color="000000"/>
              <w:bottom w:val="single" w:sz="4" w:space="0" w:color="000000"/>
            </w:tcBorders>
          </w:tcPr>
          <w:p w:rsidR="000F06DC" w:rsidRPr="005B1F44" w:rsidRDefault="000F06DC">
            <w:pPr>
              <w:numPr>
                <w:ins w:id="1243" w:author="Stephen McGough" w:date="2008-07-08T10:59:00Z"/>
              </w:numPr>
              <w:snapToGrid w:val="0"/>
              <w:rPr>
                <w:ins w:id="1244" w:author="Stephen McGough" w:date="2008-07-08T10:59:00Z"/>
                <w:sz w:val="18"/>
                <w:rPrChange w:id="1245" w:author="Stephen McGough" w:date="2008-07-08T12:05:00Z">
                  <w:rPr>
                    <w:ins w:id="1246"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247" w:author="Stephen McGough" w:date="2008-07-08T10:59:00Z"/>
              </w:numPr>
              <w:snapToGrid w:val="0"/>
              <w:rPr>
                <w:ins w:id="1248" w:author="Stephen McGough" w:date="2008-07-08T10:59:00Z"/>
                <w:sz w:val="18"/>
                <w:rPrChange w:id="1249" w:author="Stephen McGough" w:date="2008-07-08T12:05:00Z">
                  <w:rPr>
                    <w:ins w:id="1250" w:author="Stephen McGough" w:date="2008-07-08T10:59:00Z"/>
                  </w:rPr>
                </w:rPrChange>
              </w:rPr>
            </w:pPr>
            <w:ins w:id="1251" w:author="Stephen McGough" w:date="2008-07-08T10:59:00Z">
              <w:r w:rsidRPr="0032616F">
                <w:rPr>
                  <w:sz w:val="18"/>
                  <w:rPrChange w:id="1252"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253" w:author="Stephen McGough" w:date="2008-07-08T10:59:00Z"/>
              </w:numPr>
              <w:snapToGrid w:val="0"/>
              <w:rPr>
                <w:ins w:id="1254" w:author="Stephen McGough" w:date="2008-07-08T10:59:00Z"/>
                <w:sz w:val="18"/>
                <w:rPrChange w:id="1255" w:author="Stephen McGough" w:date="2008-07-08T12:05:00Z">
                  <w:rPr>
                    <w:ins w:id="1256"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257" w:author="Stephen McGough" w:date="2008-07-08T10:59:00Z"/>
              </w:numPr>
              <w:snapToGrid w:val="0"/>
              <w:rPr>
                <w:ins w:id="1258" w:author="Stephen McGough" w:date="2008-07-08T10:59:00Z"/>
                <w:sz w:val="18"/>
                <w:rPrChange w:id="1259" w:author="Stephen McGough" w:date="2008-07-08T12:05:00Z">
                  <w:rPr>
                    <w:ins w:id="1260" w:author="Stephen McGough" w:date="2008-07-08T10:59:00Z"/>
                  </w:rPr>
                </w:rPrChange>
              </w:rPr>
            </w:pPr>
            <w:ins w:id="1261" w:author="Stephen McGough" w:date="2008-07-08T10:59:00Z">
              <w:r w:rsidRPr="0032616F">
                <w:rPr>
                  <w:sz w:val="18"/>
                  <w:rPrChange w:id="1262" w:author="Stephen McGough" w:date="2008-07-08T12:05:00Z">
                    <w:rPr>
                      <w:rFonts w:eastAsia="ＭＳ 明朝"/>
                      <w:bCs/>
                      <w:kern w:val="32"/>
                      <w:sz w:val="16"/>
                      <w:szCs w:val="16"/>
                      <w:lang w:eastAsia="ja-JP"/>
                    </w:rPr>
                  </w:rPrChange>
                </w:rPr>
                <w:t>Not parsed and no plan to use it</w:t>
              </w:r>
            </w:ins>
          </w:p>
        </w:tc>
      </w:tr>
      <w:tr w:rsidR="000F06DC">
        <w:trPr>
          <w:ins w:id="1263" w:author="Stephen McGough" w:date="2008-07-08T10:59:00Z"/>
        </w:trPr>
        <w:tc>
          <w:tcPr>
            <w:tcW w:w="3174" w:type="dxa"/>
            <w:tcBorders>
              <w:left w:val="single" w:sz="4" w:space="0" w:color="000000"/>
              <w:bottom w:val="single" w:sz="4" w:space="0" w:color="000000"/>
            </w:tcBorders>
          </w:tcPr>
          <w:p w:rsidR="000F06DC" w:rsidRPr="005B1F44" w:rsidRDefault="0032616F">
            <w:pPr>
              <w:numPr>
                <w:ins w:id="1264" w:author="Stephen McGough" w:date="2008-07-08T10:59:00Z"/>
              </w:numPr>
              <w:snapToGrid w:val="0"/>
              <w:jc w:val="right"/>
              <w:rPr>
                <w:ins w:id="1265" w:author="Stephen McGough" w:date="2008-07-08T10:59:00Z"/>
                <w:sz w:val="18"/>
                <w:rPrChange w:id="1266" w:author="Stephen McGough" w:date="2008-07-08T12:05:00Z">
                  <w:rPr>
                    <w:ins w:id="1267" w:author="Stephen McGough" w:date="2008-07-08T10:59:00Z"/>
                  </w:rPr>
                </w:rPrChange>
              </w:rPr>
            </w:pPr>
            <w:ins w:id="1268" w:author="Stephen McGough" w:date="2008-07-08T10:59:00Z">
              <w:r w:rsidRPr="0032616F">
                <w:rPr>
                  <w:sz w:val="18"/>
                  <w:rPrChange w:id="1269" w:author="Stephen McGough" w:date="2008-07-08T12:05:00Z">
                    <w:rPr>
                      <w:rFonts w:eastAsia="ＭＳ 明朝"/>
                      <w:bCs/>
                      <w:kern w:val="32"/>
                      <w:sz w:val="16"/>
                      <w:szCs w:val="16"/>
                      <w:lang w:eastAsia="ja-JP"/>
                    </w:rPr>
                  </w:rPrChange>
                </w:rPr>
                <w:t xml:space="preserve">DiskSpace </w:t>
              </w:r>
            </w:ins>
          </w:p>
        </w:tc>
        <w:tc>
          <w:tcPr>
            <w:tcW w:w="738" w:type="dxa"/>
            <w:tcBorders>
              <w:left w:val="single" w:sz="4" w:space="0" w:color="000000"/>
              <w:bottom w:val="single" w:sz="4" w:space="0" w:color="000000"/>
            </w:tcBorders>
          </w:tcPr>
          <w:p w:rsidR="000F06DC" w:rsidRPr="005B1F44" w:rsidRDefault="000F06DC">
            <w:pPr>
              <w:numPr>
                <w:ins w:id="1270" w:author="Stephen McGough" w:date="2008-07-08T10:59:00Z"/>
              </w:numPr>
              <w:snapToGrid w:val="0"/>
              <w:rPr>
                <w:ins w:id="1271" w:author="Stephen McGough" w:date="2008-07-08T10:59:00Z"/>
                <w:sz w:val="18"/>
                <w:rPrChange w:id="1272" w:author="Stephen McGough" w:date="2008-07-08T12:05:00Z">
                  <w:rPr>
                    <w:ins w:id="1273"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274" w:author="Stephen McGough" w:date="2008-07-08T10:59:00Z"/>
              </w:numPr>
              <w:snapToGrid w:val="0"/>
              <w:rPr>
                <w:ins w:id="1275" w:author="Stephen McGough" w:date="2008-07-08T10:59:00Z"/>
                <w:sz w:val="18"/>
                <w:rPrChange w:id="1276" w:author="Stephen McGough" w:date="2008-07-08T12:05:00Z">
                  <w:rPr>
                    <w:ins w:id="1277" w:author="Stephen McGough" w:date="2008-07-08T10:59:00Z"/>
                  </w:rPr>
                </w:rPrChange>
              </w:rPr>
            </w:pPr>
            <w:ins w:id="1278" w:author="Stephen McGough" w:date="2008-07-08T10:59:00Z">
              <w:r w:rsidRPr="0032616F">
                <w:rPr>
                  <w:sz w:val="18"/>
                  <w:rPrChange w:id="1279"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280" w:author="Stephen McGough" w:date="2008-07-08T10:59:00Z"/>
              </w:numPr>
              <w:snapToGrid w:val="0"/>
              <w:rPr>
                <w:ins w:id="1281" w:author="Stephen McGough" w:date="2008-07-08T10:59:00Z"/>
                <w:sz w:val="18"/>
                <w:rPrChange w:id="1282" w:author="Stephen McGough" w:date="2008-07-08T12:05:00Z">
                  <w:rPr>
                    <w:ins w:id="1283"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284" w:author="Stephen McGough" w:date="2008-07-08T10:59:00Z"/>
              </w:numPr>
              <w:snapToGrid w:val="0"/>
              <w:rPr>
                <w:ins w:id="1285" w:author="Stephen McGough" w:date="2008-07-08T10:59:00Z"/>
                <w:sz w:val="18"/>
                <w:rPrChange w:id="1286" w:author="Stephen McGough" w:date="2008-07-08T12:05:00Z">
                  <w:rPr>
                    <w:ins w:id="1287" w:author="Stephen McGough" w:date="2008-07-08T10:59:00Z"/>
                  </w:rPr>
                </w:rPrChange>
              </w:rPr>
            </w:pPr>
            <w:ins w:id="1288" w:author="Stephen McGough" w:date="2008-07-08T10:59:00Z">
              <w:r w:rsidRPr="0032616F">
                <w:rPr>
                  <w:sz w:val="18"/>
                  <w:rPrChange w:id="1289" w:author="Stephen McGough" w:date="2008-07-08T12:05:00Z">
                    <w:rPr>
                      <w:rFonts w:eastAsia="ＭＳ 明朝"/>
                      <w:bCs/>
                      <w:kern w:val="32"/>
                      <w:sz w:val="16"/>
                      <w:szCs w:val="16"/>
                      <w:lang w:eastAsia="ja-JP"/>
                    </w:rPr>
                  </w:rPrChange>
                </w:rPr>
                <w:t>We plan to use it in the future</w:t>
              </w:r>
            </w:ins>
          </w:p>
        </w:tc>
      </w:tr>
      <w:tr w:rsidR="000F06DC">
        <w:trPr>
          <w:ins w:id="1290" w:author="Stephen McGough" w:date="2008-07-08T10:59:00Z"/>
        </w:trPr>
        <w:tc>
          <w:tcPr>
            <w:tcW w:w="3174" w:type="dxa"/>
            <w:tcBorders>
              <w:left w:val="single" w:sz="4" w:space="0" w:color="000000"/>
              <w:bottom w:val="single" w:sz="4" w:space="0" w:color="000000"/>
            </w:tcBorders>
          </w:tcPr>
          <w:p w:rsidR="000F06DC" w:rsidRPr="005B1F44" w:rsidRDefault="0032616F">
            <w:pPr>
              <w:numPr>
                <w:ins w:id="1291" w:author="Stephen McGough" w:date="2008-07-08T10:59:00Z"/>
              </w:numPr>
              <w:snapToGrid w:val="0"/>
              <w:ind w:firstLine="720"/>
              <w:jc w:val="right"/>
              <w:rPr>
                <w:ins w:id="1292" w:author="Stephen McGough" w:date="2008-07-08T10:59:00Z"/>
                <w:sz w:val="18"/>
                <w:rPrChange w:id="1293" w:author="Stephen McGough" w:date="2008-07-08T12:05:00Z">
                  <w:rPr>
                    <w:ins w:id="1294" w:author="Stephen McGough" w:date="2008-07-08T10:59:00Z"/>
                  </w:rPr>
                </w:rPrChange>
              </w:rPr>
            </w:pPr>
            <w:ins w:id="1295" w:author="Stephen McGough" w:date="2008-07-08T10:59:00Z">
              <w:r w:rsidRPr="0032616F">
                <w:rPr>
                  <w:sz w:val="18"/>
                  <w:rPrChange w:id="1296" w:author="Stephen McGough" w:date="2008-07-08T12:05:00Z">
                    <w:rPr>
                      <w:rFonts w:eastAsia="ＭＳ 明朝"/>
                      <w:bCs/>
                      <w:kern w:val="32"/>
                      <w:sz w:val="16"/>
                      <w:szCs w:val="16"/>
                      <w:lang w:eastAsia="ja-JP"/>
                    </w:rPr>
                  </w:rPrChange>
                </w:rPr>
                <w:t xml:space="preserve">FileSystemType </w:t>
              </w:r>
            </w:ins>
          </w:p>
        </w:tc>
        <w:tc>
          <w:tcPr>
            <w:tcW w:w="738" w:type="dxa"/>
            <w:tcBorders>
              <w:left w:val="single" w:sz="4" w:space="0" w:color="000000"/>
              <w:bottom w:val="single" w:sz="4" w:space="0" w:color="000000"/>
            </w:tcBorders>
          </w:tcPr>
          <w:p w:rsidR="000F06DC" w:rsidRPr="005B1F44" w:rsidRDefault="000F06DC">
            <w:pPr>
              <w:numPr>
                <w:ins w:id="1297" w:author="Stephen McGough" w:date="2008-07-08T10:59:00Z"/>
              </w:numPr>
              <w:snapToGrid w:val="0"/>
              <w:rPr>
                <w:ins w:id="1298" w:author="Stephen McGough" w:date="2008-07-08T10:59:00Z"/>
                <w:sz w:val="18"/>
                <w:rPrChange w:id="1299" w:author="Stephen McGough" w:date="2008-07-08T12:05:00Z">
                  <w:rPr>
                    <w:ins w:id="1300"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301" w:author="Stephen McGough" w:date="2008-07-08T10:59:00Z"/>
              </w:numPr>
              <w:snapToGrid w:val="0"/>
              <w:rPr>
                <w:ins w:id="1302" w:author="Stephen McGough" w:date="2008-07-08T10:59:00Z"/>
                <w:sz w:val="18"/>
                <w:rPrChange w:id="1303" w:author="Stephen McGough" w:date="2008-07-08T12:05:00Z">
                  <w:rPr>
                    <w:ins w:id="1304" w:author="Stephen McGough" w:date="2008-07-08T10:59:00Z"/>
                  </w:rPr>
                </w:rPrChange>
              </w:rPr>
            </w:pPr>
            <w:ins w:id="1305" w:author="Stephen McGough" w:date="2008-07-08T10:59:00Z">
              <w:r w:rsidRPr="0032616F">
                <w:rPr>
                  <w:sz w:val="18"/>
                  <w:rPrChange w:id="1306"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307" w:author="Stephen McGough" w:date="2008-07-08T10:59:00Z"/>
              </w:numPr>
              <w:snapToGrid w:val="0"/>
              <w:rPr>
                <w:ins w:id="1308" w:author="Stephen McGough" w:date="2008-07-08T10:59:00Z"/>
                <w:sz w:val="18"/>
                <w:rPrChange w:id="1309" w:author="Stephen McGough" w:date="2008-07-08T12:05:00Z">
                  <w:rPr>
                    <w:ins w:id="1310"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311" w:author="Stephen McGough" w:date="2008-07-08T10:59:00Z"/>
              </w:numPr>
              <w:snapToGrid w:val="0"/>
              <w:rPr>
                <w:ins w:id="1312" w:author="Stephen McGough" w:date="2008-07-08T10:59:00Z"/>
                <w:sz w:val="18"/>
                <w:rPrChange w:id="1313" w:author="Stephen McGough" w:date="2008-07-08T12:05:00Z">
                  <w:rPr>
                    <w:ins w:id="1314" w:author="Stephen McGough" w:date="2008-07-08T10:59:00Z"/>
                  </w:rPr>
                </w:rPrChange>
              </w:rPr>
            </w:pPr>
            <w:ins w:id="1315" w:author="Stephen McGough" w:date="2008-07-08T10:59:00Z">
              <w:r w:rsidRPr="0032616F">
                <w:rPr>
                  <w:sz w:val="18"/>
                  <w:rPrChange w:id="1316" w:author="Stephen McGough" w:date="2008-07-08T12:05:00Z">
                    <w:rPr>
                      <w:rFonts w:eastAsia="ＭＳ 明朝"/>
                      <w:bCs/>
                      <w:kern w:val="32"/>
                      <w:sz w:val="16"/>
                      <w:szCs w:val="16"/>
                      <w:lang w:eastAsia="ja-JP"/>
                    </w:rPr>
                  </w:rPrChange>
                </w:rPr>
                <w:t>Not parsed and no plan to use it</w:t>
              </w:r>
            </w:ins>
          </w:p>
        </w:tc>
      </w:tr>
      <w:tr w:rsidR="000F06DC">
        <w:trPr>
          <w:ins w:id="1317" w:author="Stephen McGough" w:date="2008-07-08T10:59:00Z"/>
        </w:trPr>
        <w:tc>
          <w:tcPr>
            <w:tcW w:w="3174" w:type="dxa"/>
            <w:tcBorders>
              <w:left w:val="single" w:sz="4" w:space="0" w:color="000000"/>
              <w:bottom w:val="single" w:sz="4" w:space="0" w:color="000000"/>
            </w:tcBorders>
          </w:tcPr>
          <w:p w:rsidR="000F06DC" w:rsidRPr="005B1F44" w:rsidRDefault="0032616F">
            <w:pPr>
              <w:numPr>
                <w:ins w:id="1318" w:author="Stephen McGough" w:date="2008-07-08T10:59:00Z"/>
              </w:numPr>
              <w:snapToGrid w:val="0"/>
              <w:ind w:firstLine="720"/>
              <w:jc w:val="right"/>
              <w:rPr>
                <w:ins w:id="1319" w:author="Stephen McGough" w:date="2008-07-08T10:59:00Z"/>
                <w:sz w:val="18"/>
                <w:rPrChange w:id="1320" w:author="Stephen McGough" w:date="2008-07-08T12:05:00Z">
                  <w:rPr>
                    <w:ins w:id="1321" w:author="Stephen McGough" w:date="2008-07-08T10:59:00Z"/>
                  </w:rPr>
                </w:rPrChange>
              </w:rPr>
            </w:pPr>
            <w:ins w:id="1322" w:author="Stephen McGough" w:date="2008-07-08T10:59:00Z">
              <w:r w:rsidRPr="0032616F">
                <w:rPr>
                  <w:sz w:val="18"/>
                  <w:rPrChange w:id="1323" w:author="Stephen McGough" w:date="2008-07-08T12:05:00Z">
                    <w:rPr>
                      <w:rFonts w:eastAsia="ＭＳ 明朝"/>
                      <w:bCs/>
                      <w:kern w:val="32"/>
                      <w:sz w:val="16"/>
                      <w:szCs w:val="16"/>
                      <w:lang w:eastAsia="ja-JP"/>
                    </w:rPr>
                  </w:rPrChange>
                </w:rPr>
                <w:t xml:space="preserve">ExclusiveExecution </w:t>
              </w:r>
            </w:ins>
          </w:p>
        </w:tc>
        <w:tc>
          <w:tcPr>
            <w:tcW w:w="738" w:type="dxa"/>
            <w:tcBorders>
              <w:left w:val="single" w:sz="4" w:space="0" w:color="000000"/>
              <w:bottom w:val="single" w:sz="4" w:space="0" w:color="000000"/>
            </w:tcBorders>
          </w:tcPr>
          <w:p w:rsidR="000F06DC" w:rsidRPr="005B1F44" w:rsidRDefault="000F06DC">
            <w:pPr>
              <w:numPr>
                <w:ins w:id="1324" w:author="Stephen McGough" w:date="2008-07-08T10:59:00Z"/>
              </w:numPr>
              <w:snapToGrid w:val="0"/>
              <w:rPr>
                <w:ins w:id="1325" w:author="Stephen McGough" w:date="2008-07-08T10:59:00Z"/>
                <w:sz w:val="18"/>
                <w:rPrChange w:id="1326" w:author="Stephen McGough" w:date="2008-07-08T12:05:00Z">
                  <w:rPr>
                    <w:ins w:id="1327"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328" w:author="Stephen McGough" w:date="2008-07-08T10:59:00Z"/>
              </w:numPr>
              <w:snapToGrid w:val="0"/>
              <w:rPr>
                <w:ins w:id="1329" w:author="Stephen McGough" w:date="2008-07-08T10:59:00Z"/>
                <w:sz w:val="18"/>
                <w:rPrChange w:id="1330" w:author="Stephen McGough" w:date="2008-07-08T12:05:00Z">
                  <w:rPr>
                    <w:ins w:id="1331" w:author="Stephen McGough" w:date="2008-07-08T10:59:00Z"/>
                  </w:rPr>
                </w:rPrChange>
              </w:rPr>
            </w:pPr>
            <w:ins w:id="1332" w:author="Stephen McGough" w:date="2008-07-08T10:59:00Z">
              <w:r w:rsidRPr="0032616F">
                <w:rPr>
                  <w:sz w:val="18"/>
                  <w:rPrChange w:id="1333"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334" w:author="Stephen McGough" w:date="2008-07-08T10:59:00Z"/>
              </w:numPr>
              <w:snapToGrid w:val="0"/>
              <w:rPr>
                <w:ins w:id="1335" w:author="Stephen McGough" w:date="2008-07-08T10:59:00Z"/>
                <w:sz w:val="18"/>
                <w:rPrChange w:id="1336" w:author="Stephen McGough" w:date="2008-07-08T12:05:00Z">
                  <w:rPr>
                    <w:ins w:id="133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338" w:author="Stephen McGough" w:date="2008-07-08T10:59:00Z"/>
              </w:numPr>
              <w:snapToGrid w:val="0"/>
              <w:rPr>
                <w:ins w:id="1339" w:author="Stephen McGough" w:date="2008-07-08T10:59:00Z"/>
                <w:sz w:val="18"/>
                <w:rPrChange w:id="1340" w:author="Stephen McGough" w:date="2008-07-08T12:05:00Z">
                  <w:rPr>
                    <w:ins w:id="1341" w:author="Stephen McGough" w:date="2008-07-08T10:59:00Z"/>
                  </w:rPr>
                </w:rPrChange>
              </w:rPr>
            </w:pPr>
            <w:ins w:id="1342" w:author="Stephen McGough" w:date="2008-07-08T10:59:00Z">
              <w:r w:rsidRPr="0032616F">
                <w:rPr>
                  <w:sz w:val="18"/>
                  <w:rPrChange w:id="1343" w:author="Stephen McGough" w:date="2008-07-08T12:05:00Z">
                    <w:rPr>
                      <w:rFonts w:eastAsia="ＭＳ 明朝"/>
                      <w:bCs/>
                      <w:kern w:val="32"/>
                      <w:sz w:val="16"/>
                      <w:szCs w:val="16"/>
                      <w:lang w:eastAsia="ja-JP"/>
                    </w:rPr>
                  </w:rPrChange>
                </w:rPr>
                <w:t>We plan to use it in the future</w:t>
              </w:r>
            </w:ins>
          </w:p>
        </w:tc>
      </w:tr>
      <w:tr w:rsidR="000F06DC">
        <w:trPr>
          <w:ins w:id="1344" w:author="Stephen McGough" w:date="2008-07-08T10:59:00Z"/>
        </w:trPr>
        <w:tc>
          <w:tcPr>
            <w:tcW w:w="3174" w:type="dxa"/>
            <w:tcBorders>
              <w:left w:val="single" w:sz="4" w:space="0" w:color="000000"/>
              <w:bottom w:val="single" w:sz="4" w:space="0" w:color="000000"/>
            </w:tcBorders>
          </w:tcPr>
          <w:p w:rsidR="000F06DC" w:rsidRPr="005B1F44" w:rsidRDefault="0032616F">
            <w:pPr>
              <w:numPr>
                <w:ins w:id="1345" w:author="Stephen McGough" w:date="2008-07-08T10:59:00Z"/>
              </w:numPr>
              <w:snapToGrid w:val="0"/>
              <w:ind w:firstLine="720"/>
              <w:jc w:val="right"/>
              <w:rPr>
                <w:ins w:id="1346" w:author="Stephen McGough" w:date="2008-07-08T10:59:00Z"/>
                <w:sz w:val="18"/>
                <w:rPrChange w:id="1347" w:author="Stephen McGough" w:date="2008-07-08T12:05:00Z">
                  <w:rPr>
                    <w:ins w:id="1348" w:author="Stephen McGough" w:date="2008-07-08T10:59:00Z"/>
                  </w:rPr>
                </w:rPrChange>
              </w:rPr>
            </w:pPr>
            <w:ins w:id="1349" w:author="Stephen McGough" w:date="2008-07-08T10:59:00Z">
              <w:r w:rsidRPr="0032616F">
                <w:rPr>
                  <w:sz w:val="18"/>
                  <w:rPrChange w:id="1350" w:author="Stephen McGough" w:date="2008-07-08T12:05:00Z">
                    <w:rPr>
                      <w:rFonts w:eastAsia="ＭＳ 明朝"/>
                      <w:bCs/>
                      <w:kern w:val="32"/>
                      <w:sz w:val="16"/>
                      <w:szCs w:val="16"/>
                      <w:lang w:eastAsia="ja-JP"/>
                    </w:rPr>
                  </w:rPrChange>
                </w:rPr>
                <w:t xml:space="preserve">OperatingSystem </w:t>
              </w:r>
            </w:ins>
          </w:p>
        </w:tc>
        <w:tc>
          <w:tcPr>
            <w:tcW w:w="738" w:type="dxa"/>
            <w:tcBorders>
              <w:left w:val="single" w:sz="4" w:space="0" w:color="000000"/>
              <w:bottom w:val="single" w:sz="4" w:space="0" w:color="000000"/>
            </w:tcBorders>
          </w:tcPr>
          <w:p w:rsidR="000F06DC" w:rsidRPr="005B1F44" w:rsidRDefault="000F06DC">
            <w:pPr>
              <w:numPr>
                <w:ins w:id="1351" w:author="Stephen McGough" w:date="2008-07-08T10:59:00Z"/>
              </w:numPr>
              <w:snapToGrid w:val="0"/>
              <w:rPr>
                <w:ins w:id="1352" w:author="Stephen McGough" w:date="2008-07-08T10:59:00Z"/>
                <w:sz w:val="18"/>
                <w:rPrChange w:id="1353" w:author="Stephen McGough" w:date="2008-07-08T12:05:00Z">
                  <w:rPr>
                    <w:ins w:id="1354"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355" w:author="Stephen McGough" w:date="2008-07-08T10:59:00Z"/>
              </w:numPr>
              <w:snapToGrid w:val="0"/>
              <w:rPr>
                <w:ins w:id="1356" w:author="Stephen McGough" w:date="2008-07-08T10:59:00Z"/>
                <w:sz w:val="18"/>
                <w:rPrChange w:id="1357" w:author="Stephen McGough" w:date="2008-07-08T12:05:00Z">
                  <w:rPr>
                    <w:ins w:id="1358" w:author="Stephen McGough" w:date="2008-07-08T10:59:00Z"/>
                  </w:rPr>
                </w:rPrChange>
              </w:rPr>
            </w:pPr>
            <w:ins w:id="1359" w:author="Stephen McGough" w:date="2008-07-08T10:59:00Z">
              <w:r w:rsidRPr="0032616F">
                <w:rPr>
                  <w:sz w:val="18"/>
                  <w:rPrChange w:id="1360"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361" w:author="Stephen McGough" w:date="2008-07-08T10:59:00Z"/>
              </w:numPr>
              <w:snapToGrid w:val="0"/>
              <w:rPr>
                <w:ins w:id="1362" w:author="Stephen McGough" w:date="2008-07-08T10:59:00Z"/>
                <w:sz w:val="18"/>
                <w:rPrChange w:id="1363" w:author="Stephen McGough" w:date="2008-07-08T12:05:00Z">
                  <w:rPr>
                    <w:ins w:id="1364"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365" w:author="Stephen McGough" w:date="2008-07-08T10:59:00Z"/>
              </w:numPr>
              <w:snapToGrid w:val="0"/>
              <w:rPr>
                <w:ins w:id="1366" w:author="Stephen McGough" w:date="2008-07-08T10:59:00Z"/>
                <w:sz w:val="18"/>
                <w:rPrChange w:id="1367" w:author="Stephen McGough" w:date="2008-07-08T12:05:00Z">
                  <w:rPr>
                    <w:ins w:id="1368" w:author="Stephen McGough" w:date="2008-07-08T10:59:00Z"/>
                  </w:rPr>
                </w:rPrChange>
              </w:rPr>
            </w:pPr>
            <w:ins w:id="1369" w:author="Stephen McGough" w:date="2008-07-08T10:59:00Z">
              <w:r w:rsidRPr="0032616F">
                <w:rPr>
                  <w:sz w:val="18"/>
                  <w:rPrChange w:id="1370" w:author="Stephen McGough" w:date="2008-07-08T12:05:00Z">
                    <w:rPr>
                      <w:rFonts w:eastAsia="ＭＳ 明朝"/>
                      <w:bCs/>
                      <w:kern w:val="32"/>
                      <w:sz w:val="16"/>
                      <w:szCs w:val="16"/>
                      <w:lang w:eastAsia="ja-JP"/>
                    </w:rPr>
                  </w:rPrChange>
                </w:rPr>
                <w:t>We plan to use it in the future</w:t>
              </w:r>
            </w:ins>
          </w:p>
        </w:tc>
      </w:tr>
      <w:tr w:rsidR="000F06DC">
        <w:trPr>
          <w:ins w:id="1371" w:author="Stephen McGough" w:date="2008-07-08T10:59:00Z"/>
        </w:trPr>
        <w:tc>
          <w:tcPr>
            <w:tcW w:w="3174" w:type="dxa"/>
            <w:tcBorders>
              <w:left w:val="single" w:sz="4" w:space="0" w:color="000000"/>
              <w:bottom w:val="single" w:sz="4" w:space="0" w:color="000000"/>
            </w:tcBorders>
          </w:tcPr>
          <w:p w:rsidR="000F06DC" w:rsidRPr="005B1F44" w:rsidRDefault="0032616F">
            <w:pPr>
              <w:numPr>
                <w:ins w:id="1372" w:author="Stephen McGough" w:date="2008-07-08T10:59:00Z"/>
              </w:numPr>
              <w:snapToGrid w:val="0"/>
              <w:jc w:val="right"/>
              <w:rPr>
                <w:ins w:id="1373" w:author="Stephen McGough" w:date="2008-07-08T10:59:00Z"/>
                <w:sz w:val="18"/>
                <w:rPrChange w:id="1374" w:author="Stephen McGough" w:date="2008-07-08T12:05:00Z">
                  <w:rPr>
                    <w:ins w:id="1375" w:author="Stephen McGough" w:date="2008-07-08T10:59:00Z"/>
                  </w:rPr>
                </w:rPrChange>
              </w:rPr>
            </w:pPr>
            <w:ins w:id="1376" w:author="Stephen McGough" w:date="2008-07-08T10:59:00Z">
              <w:r w:rsidRPr="0032616F">
                <w:rPr>
                  <w:sz w:val="18"/>
                  <w:rPrChange w:id="1377" w:author="Stephen McGough" w:date="2008-07-08T12:05:00Z">
                    <w:rPr>
                      <w:rFonts w:eastAsia="ＭＳ 明朝"/>
                      <w:bCs/>
                      <w:kern w:val="32"/>
                      <w:sz w:val="16"/>
                      <w:szCs w:val="16"/>
                      <w:lang w:eastAsia="ja-JP"/>
                    </w:rPr>
                  </w:rPrChange>
                </w:rPr>
                <w:t xml:space="preserve">OperatingSystemType </w:t>
              </w:r>
            </w:ins>
          </w:p>
        </w:tc>
        <w:tc>
          <w:tcPr>
            <w:tcW w:w="738" w:type="dxa"/>
            <w:tcBorders>
              <w:left w:val="single" w:sz="4" w:space="0" w:color="000000"/>
              <w:bottom w:val="single" w:sz="4" w:space="0" w:color="000000"/>
            </w:tcBorders>
          </w:tcPr>
          <w:p w:rsidR="000F06DC" w:rsidRPr="005B1F44" w:rsidRDefault="000F06DC">
            <w:pPr>
              <w:numPr>
                <w:ins w:id="1378" w:author="Stephen McGough" w:date="2008-07-08T10:59:00Z"/>
              </w:numPr>
              <w:snapToGrid w:val="0"/>
              <w:rPr>
                <w:ins w:id="1379" w:author="Stephen McGough" w:date="2008-07-08T10:59:00Z"/>
                <w:sz w:val="18"/>
                <w:rPrChange w:id="1380" w:author="Stephen McGough" w:date="2008-07-08T12:05:00Z">
                  <w:rPr>
                    <w:ins w:id="1381"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382" w:author="Stephen McGough" w:date="2008-07-08T10:59:00Z"/>
              </w:numPr>
              <w:snapToGrid w:val="0"/>
              <w:rPr>
                <w:ins w:id="1383" w:author="Stephen McGough" w:date="2008-07-08T10:59:00Z"/>
                <w:sz w:val="18"/>
                <w:rPrChange w:id="1384" w:author="Stephen McGough" w:date="2008-07-08T12:05:00Z">
                  <w:rPr>
                    <w:ins w:id="1385" w:author="Stephen McGough" w:date="2008-07-08T10:59:00Z"/>
                  </w:rPr>
                </w:rPrChange>
              </w:rPr>
            </w:pPr>
            <w:ins w:id="1386" w:author="Stephen McGough" w:date="2008-07-08T10:59:00Z">
              <w:r w:rsidRPr="0032616F">
                <w:rPr>
                  <w:sz w:val="18"/>
                  <w:rPrChange w:id="1387"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388" w:author="Stephen McGough" w:date="2008-07-08T10:59:00Z"/>
              </w:numPr>
              <w:snapToGrid w:val="0"/>
              <w:rPr>
                <w:ins w:id="1389" w:author="Stephen McGough" w:date="2008-07-08T10:59:00Z"/>
                <w:sz w:val="18"/>
                <w:rPrChange w:id="1390" w:author="Stephen McGough" w:date="2008-07-08T12:05:00Z">
                  <w:rPr>
                    <w:ins w:id="1391"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392" w:author="Stephen McGough" w:date="2008-07-08T10:59:00Z"/>
              </w:numPr>
              <w:snapToGrid w:val="0"/>
              <w:rPr>
                <w:ins w:id="1393" w:author="Stephen McGough" w:date="2008-07-08T10:59:00Z"/>
                <w:sz w:val="18"/>
                <w:rPrChange w:id="1394" w:author="Stephen McGough" w:date="2008-07-08T12:05:00Z">
                  <w:rPr>
                    <w:ins w:id="1395" w:author="Stephen McGough" w:date="2008-07-08T10:59:00Z"/>
                  </w:rPr>
                </w:rPrChange>
              </w:rPr>
            </w:pPr>
            <w:ins w:id="1396" w:author="Stephen McGough" w:date="2008-07-08T10:59:00Z">
              <w:r w:rsidRPr="0032616F">
                <w:rPr>
                  <w:sz w:val="18"/>
                  <w:rPrChange w:id="1397" w:author="Stephen McGough" w:date="2008-07-08T12:05:00Z">
                    <w:rPr>
                      <w:rFonts w:eastAsia="ＭＳ 明朝"/>
                      <w:bCs/>
                      <w:kern w:val="32"/>
                      <w:sz w:val="16"/>
                      <w:szCs w:val="16"/>
                      <w:lang w:eastAsia="ja-JP"/>
                    </w:rPr>
                  </w:rPrChange>
                </w:rPr>
                <w:t>We plan to use it in the future</w:t>
              </w:r>
            </w:ins>
          </w:p>
        </w:tc>
      </w:tr>
      <w:tr w:rsidR="000F06DC">
        <w:trPr>
          <w:ins w:id="1398" w:author="Stephen McGough" w:date="2008-07-08T10:59:00Z"/>
        </w:trPr>
        <w:tc>
          <w:tcPr>
            <w:tcW w:w="3174" w:type="dxa"/>
            <w:tcBorders>
              <w:left w:val="single" w:sz="4" w:space="0" w:color="000000"/>
              <w:bottom w:val="single" w:sz="4" w:space="0" w:color="000000"/>
            </w:tcBorders>
          </w:tcPr>
          <w:p w:rsidR="000F06DC" w:rsidRPr="005B1F44" w:rsidRDefault="0032616F">
            <w:pPr>
              <w:numPr>
                <w:ins w:id="1399" w:author="Stephen McGough" w:date="2008-07-08T10:59:00Z"/>
              </w:numPr>
              <w:snapToGrid w:val="0"/>
              <w:jc w:val="right"/>
              <w:rPr>
                <w:ins w:id="1400" w:author="Stephen McGough" w:date="2008-07-08T10:59:00Z"/>
                <w:sz w:val="18"/>
                <w:rPrChange w:id="1401" w:author="Stephen McGough" w:date="2008-07-08T12:05:00Z">
                  <w:rPr>
                    <w:ins w:id="1402" w:author="Stephen McGough" w:date="2008-07-08T10:59:00Z"/>
                  </w:rPr>
                </w:rPrChange>
              </w:rPr>
            </w:pPr>
            <w:ins w:id="1403" w:author="Stephen McGough" w:date="2008-07-08T10:59:00Z">
              <w:r w:rsidRPr="0032616F">
                <w:rPr>
                  <w:sz w:val="18"/>
                  <w:rPrChange w:id="1404" w:author="Stephen McGough" w:date="2008-07-08T12:05:00Z">
                    <w:rPr>
                      <w:rFonts w:eastAsia="ＭＳ 明朝"/>
                      <w:bCs/>
                      <w:kern w:val="32"/>
                      <w:sz w:val="16"/>
                      <w:szCs w:val="16"/>
                      <w:lang w:eastAsia="ja-JP"/>
                    </w:rPr>
                  </w:rPrChange>
                </w:rPr>
                <w:t xml:space="preserve">OperatingSystemName  </w:t>
              </w:r>
            </w:ins>
          </w:p>
        </w:tc>
        <w:tc>
          <w:tcPr>
            <w:tcW w:w="738" w:type="dxa"/>
            <w:tcBorders>
              <w:left w:val="single" w:sz="4" w:space="0" w:color="000000"/>
              <w:bottom w:val="single" w:sz="4" w:space="0" w:color="000000"/>
            </w:tcBorders>
          </w:tcPr>
          <w:p w:rsidR="000F06DC" w:rsidRPr="005B1F44" w:rsidRDefault="000F06DC">
            <w:pPr>
              <w:numPr>
                <w:ins w:id="1405" w:author="Stephen McGough" w:date="2008-07-08T10:59:00Z"/>
              </w:numPr>
              <w:snapToGrid w:val="0"/>
              <w:rPr>
                <w:ins w:id="1406" w:author="Stephen McGough" w:date="2008-07-08T10:59:00Z"/>
                <w:sz w:val="18"/>
                <w:rPrChange w:id="1407" w:author="Stephen McGough" w:date="2008-07-08T12:05:00Z">
                  <w:rPr>
                    <w:ins w:id="1408"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409" w:author="Stephen McGough" w:date="2008-07-08T10:59:00Z"/>
              </w:numPr>
              <w:snapToGrid w:val="0"/>
              <w:rPr>
                <w:ins w:id="1410" w:author="Stephen McGough" w:date="2008-07-08T10:59:00Z"/>
                <w:sz w:val="18"/>
                <w:rPrChange w:id="1411" w:author="Stephen McGough" w:date="2008-07-08T12:05:00Z">
                  <w:rPr>
                    <w:ins w:id="1412" w:author="Stephen McGough" w:date="2008-07-08T10:59:00Z"/>
                  </w:rPr>
                </w:rPrChange>
              </w:rPr>
            </w:pPr>
            <w:ins w:id="1413" w:author="Stephen McGough" w:date="2008-07-08T10:59:00Z">
              <w:r w:rsidRPr="0032616F">
                <w:rPr>
                  <w:sz w:val="18"/>
                  <w:rPrChange w:id="1414"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415" w:author="Stephen McGough" w:date="2008-07-08T10:59:00Z"/>
              </w:numPr>
              <w:snapToGrid w:val="0"/>
              <w:rPr>
                <w:ins w:id="1416" w:author="Stephen McGough" w:date="2008-07-08T10:59:00Z"/>
                <w:sz w:val="18"/>
                <w:rPrChange w:id="1417" w:author="Stephen McGough" w:date="2008-07-08T12:05:00Z">
                  <w:rPr>
                    <w:ins w:id="1418"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419" w:author="Stephen McGough" w:date="2008-07-08T10:59:00Z"/>
              </w:numPr>
              <w:snapToGrid w:val="0"/>
              <w:rPr>
                <w:ins w:id="1420" w:author="Stephen McGough" w:date="2008-07-08T10:59:00Z"/>
                <w:sz w:val="18"/>
                <w:rPrChange w:id="1421" w:author="Stephen McGough" w:date="2008-07-08T12:05:00Z">
                  <w:rPr>
                    <w:ins w:id="1422" w:author="Stephen McGough" w:date="2008-07-08T10:59:00Z"/>
                  </w:rPr>
                </w:rPrChange>
              </w:rPr>
            </w:pPr>
            <w:ins w:id="1423" w:author="Stephen McGough" w:date="2008-07-08T10:59:00Z">
              <w:r w:rsidRPr="0032616F">
                <w:rPr>
                  <w:sz w:val="18"/>
                  <w:rPrChange w:id="1424" w:author="Stephen McGough" w:date="2008-07-08T12:05:00Z">
                    <w:rPr>
                      <w:rFonts w:eastAsia="ＭＳ 明朝"/>
                      <w:bCs/>
                      <w:kern w:val="32"/>
                      <w:sz w:val="16"/>
                      <w:szCs w:val="16"/>
                      <w:lang w:eastAsia="ja-JP"/>
                    </w:rPr>
                  </w:rPrChange>
                </w:rPr>
                <w:t>We plan to use it in the future</w:t>
              </w:r>
            </w:ins>
          </w:p>
        </w:tc>
      </w:tr>
      <w:tr w:rsidR="000F06DC">
        <w:trPr>
          <w:ins w:id="1425" w:author="Stephen McGough" w:date="2008-07-08T10:59:00Z"/>
        </w:trPr>
        <w:tc>
          <w:tcPr>
            <w:tcW w:w="3174" w:type="dxa"/>
            <w:tcBorders>
              <w:left w:val="single" w:sz="4" w:space="0" w:color="000000"/>
              <w:bottom w:val="single" w:sz="4" w:space="0" w:color="000000"/>
            </w:tcBorders>
          </w:tcPr>
          <w:p w:rsidR="000F06DC" w:rsidRPr="005B1F44" w:rsidRDefault="0032616F">
            <w:pPr>
              <w:numPr>
                <w:ins w:id="1426" w:author="Stephen McGough" w:date="2008-07-08T10:59:00Z"/>
              </w:numPr>
              <w:snapToGrid w:val="0"/>
              <w:jc w:val="right"/>
              <w:rPr>
                <w:ins w:id="1427" w:author="Stephen McGough" w:date="2008-07-08T10:59:00Z"/>
                <w:sz w:val="18"/>
                <w:rPrChange w:id="1428" w:author="Stephen McGough" w:date="2008-07-08T12:05:00Z">
                  <w:rPr>
                    <w:ins w:id="1429" w:author="Stephen McGough" w:date="2008-07-08T10:59:00Z"/>
                  </w:rPr>
                </w:rPrChange>
              </w:rPr>
            </w:pPr>
            <w:ins w:id="1430" w:author="Stephen McGough" w:date="2008-07-08T10:59:00Z">
              <w:r w:rsidRPr="0032616F">
                <w:rPr>
                  <w:sz w:val="18"/>
                  <w:rPrChange w:id="1431" w:author="Stephen McGough" w:date="2008-07-08T12:05:00Z">
                    <w:rPr>
                      <w:rFonts w:eastAsia="ＭＳ 明朝"/>
                      <w:bCs/>
                      <w:kern w:val="32"/>
                      <w:sz w:val="16"/>
                      <w:szCs w:val="16"/>
                      <w:lang w:eastAsia="ja-JP"/>
                    </w:rPr>
                  </w:rPrChange>
                </w:rPr>
                <w:t xml:space="preserve">OperatingSystemVesion </w:t>
              </w:r>
            </w:ins>
          </w:p>
        </w:tc>
        <w:tc>
          <w:tcPr>
            <w:tcW w:w="738" w:type="dxa"/>
            <w:tcBorders>
              <w:left w:val="single" w:sz="4" w:space="0" w:color="000000"/>
              <w:bottom w:val="single" w:sz="4" w:space="0" w:color="000000"/>
            </w:tcBorders>
          </w:tcPr>
          <w:p w:rsidR="000F06DC" w:rsidRPr="005B1F44" w:rsidRDefault="000F06DC">
            <w:pPr>
              <w:numPr>
                <w:ins w:id="1432" w:author="Stephen McGough" w:date="2008-07-08T10:59:00Z"/>
              </w:numPr>
              <w:snapToGrid w:val="0"/>
              <w:rPr>
                <w:ins w:id="1433" w:author="Stephen McGough" w:date="2008-07-08T10:59:00Z"/>
                <w:sz w:val="18"/>
                <w:rPrChange w:id="1434" w:author="Stephen McGough" w:date="2008-07-08T12:05:00Z">
                  <w:rPr>
                    <w:ins w:id="1435"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436" w:author="Stephen McGough" w:date="2008-07-08T10:59:00Z"/>
              </w:numPr>
              <w:snapToGrid w:val="0"/>
              <w:rPr>
                <w:ins w:id="1437" w:author="Stephen McGough" w:date="2008-07-08T10:59:00Z"/>
                <w:sz w:val="18"/>
                <w:rPrChange w:id="1438" w:author="Stephen McGough" w:date="2008-07-08T12:05:00Z">
                  <w:rPr>
                    <w:ins w:id="1439" w:author="Stephen McGough" w:date="2008-07-08T10:59:00Z"/>
                  </w:rPr>
                </w:rPrChange>
              </w:rPr>
            </w:pPr>
            <w:ins w:id="1440" w:author="Stephen McGough" w:date="2008-07-08T10:59:00Z">
              <w:r w:rsidRPr="0032616F">
                <w:rPr>
                  <w:sz w:val="18"/>
                  <w:rPrChange w:id="1441"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442" w:author="Stephen McGough" w:date="2008-07-08T10:59:00Z"/>
              </w:numPr>
              <w:snapToGrid w:val="0"/>
              <w:rPr>
                <w:ins w:id="1443" w:author="Stephen McGough" w:date="2008-07-08T10:59:00Z"/>
                <w:sz w:val="18"/>
                <w:rPrChange w:id="1444" w:author="Stephen McGough" w:date="2008-07-08T12:05:00Z">
                  <w:rPr>
                    <w:ins w:id="1445"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446" w:author="Stephen McGough" w:date="2008-07-08T10:59:00Z"/>
              </w:numPr>
              <w:snapToGrid w:val="0"/>
              <w:rPr>
                <w:ins w:id="1447" w:author="Stephen McGough" w:date="2008-07-08T10:59:00Z"/>
                <w:sz w:val="18"/>
                <w:rPrChange w:id="1448" w:author="Stephen McGough" w:date="2008-07-08T12:05:00Z">
                  <w:rPr>
                    <w:ins w:id="1449" w:author="Stephen McGough" w:date="2008-07-08T10:59:00Z"/>
                  </w:rPr>
                </w:rPrChange>
              </w:rPr>
            </w:pPr>
            <w:ins w:id="1450" w:author="Stephen McGough" w:date="2008-07-08T10:59:00Z">
              <w:r w:rsidRPr="0032616F">
                <w:rPr>
                  <w:sz w:val="18"/>
                  <w:rPrChange w:id="1451" w:author="Stephen McGough" w:date="2008-07-08T12:05:00Z">
                    <w:rPr>
                      <w:rFonts w:eastAsia="ＭＳ 明朝"/>
                      <w:bCs/>
                      <w:kern w:val="32"/>
                      <w:sz w:val="16"/>
                      <w:szCs w:val="16"/>
                      <w:lang w:eastAsia="ja-JP"/>
                    </w:rPr>
                  </w:rPrChange>
                </w:rPr>
                <w:t>We plan to use it in the future</w:t>
              </w:r>
            </w:ins>
          </w:p>
        </w:tc>
      </w:tr>
      <w:tr w:rsidR="000F06DC">
        <w:trPr>
          <w:ins w:id="1452" w:author="Stephen McGough" w:date="2008-07-08T10:59:00Z"/>
        </w:trPr>
        <w:tc>
          <w:tcPr>
            <w:tcW w:w="3174" w:type="dxa"/>
            <w:tcBorders>
              <w:left w:val="single" w:sz="4" w:space="0" w:color="000000"/>
              <w:bottom w:val="single" w:sz="4" w:space="0" w:color="000000"/>
            </w:tcBorders>
          </w:tcPr>
          <w:p w:rsidR="000F06DC" w:rsidRPr="005B1F44" w:rsidRDefault="0032616F">
            <w:pPr>
              <w:numPr>
                <w:ins w:id="1453" w:author="Stephen McGough" w:date="2008-07-08T10:59:00Z"/>
              </w:numPr>
              <w:snapToGrid w:val="0"/>
              <w:ind w:firstLine="720"/>
              <w:jc w:val="right"/>
              <w:rPr>
                <w:ins w:id="1454" w:author="Stephen McGough" w:date="2008-07-08T10:59:00Z"/>
                <w:sz w:val="18"/>
                <w:rPrChange w:id="1455" w:author="Stephen McGough" w:date="2008-07-08T12:05:00Z">
                  <w:rPr>
                    <w:ins w:id="1456" w:author="Stephen McGough" w:date="2008-07-08T10:59:00Z"/>
                  </w:rPr>
                </w:rPrChange>
              </w:rPr>
            </w:pPr>
            <w:ins w:id="1457" w:author="Stephen McGough" w:date="2008-07-08T10:59:00Z">
              <w:r w:rsidRPr="0032616F">
                <w:rPr>
                  <w:sz w:val="18"/>
                  <w:rPrChange w:id="1458" w:author="Stephen McGough" w:date="2008-07-08T12:05:00Z">
                    <w:rPr>
                      <w:rFonts w:eastAsia="ＭＳ 明朝"/>
                      <w:bCs/>
                      <w:kern w:val="32"/>
                      <w:sz w:val="16"/>
                      <w:szCs w:val="16"/>
                      <w:lang w:eastAsia="ja-JP"/>
                    </w:rPr>
                  </w:rPrChange>
                </w:rPr>
                <w:t xml:space="preserve">CPUArchitecture </w:t>
              </w:r>
            </w:ins>
          </w:p>
        </w:tc>
        <w:tc>
          <w:tcPr>
            <w:tcW w:w="738" w:type="dxa"/>
            <w:tcBorders>
              <w:left w:val="single" w:sz="4" w:space="0" w:color="000000"/>
              <w:bottom w:val="single" w:sz="4" w:space="0" w:color="000000"/>
            </w:tcBorders>
          </w:tcPr>
          <w:p w:rsidR="000F06DC" w:rsidRPr="005B1F44" w:rsidRDefault="000F06DC">
            <w:pPr>
              <w:numPr>
                <w:ins w:id="1459" w:author="Stephen McGough" w:date="2008-07-08T10:59:00Z"/>
              </w:numPr>
              <w:snapToGrid w:val="0"/>
              <w:rPr>
                <w:ins w:id="1460" w:author="Stephen McGough" w:date="2008-07-08T10:59:00Z"/>
                <w:sz w:val="18"/>
                <w:rPrChange w:id="1461" w:author="Stephen McGough" w:date="2008-07-08T12:05:00Z">
                  <w:rPr>
                    <w:ins w:id="1462"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463" w:author="Stephen McGough" w:date="2008-07-08T10:59:00Z"/>
              </w:numPr>
              <w:snapToGrid w:val="0"/>
              <w:rPr>
                <w:ins w:id="1464" w:author="Stephen McGough" w:date="2008-07-08T10:59:00Z"/>
                <w:sz w:val="18"/>
                <w:rPrChange w:id="1465" w:author="Stephen McGough" w:date="2008-07-08T12:05:00Z">
                  <w:rPr>
                    <w:ins w:id="1466" w:author="Stephen McGough" w:date="2008-07-08T10:59:00Z"/>
                  </w:rPr>
                </w:rPrChange>
              </w:rPr>
            </w:pPr>
            <w:ins w:id="1467" w:author="Stephen McGough" w:date="2008-07-08T10:59:00Z">
              <w:r w:rsidRPr="0032616F">
                <w:rPr>
                  <w:sz w:val="18"/>
                  <w:rPrChange w:id="1468"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469" w:author="Stephen McGough" w:date="2008-07-08T10:59:00Z"/>
              </w:numPr>
              <w:snapToGrid w:val="0"/>
              <w:rPr>
                <w:ins w:id="1470" w:author="Stephen McGough" w:date="2008-07-08T10:59:00Z"/>
                <w:sz w:val="18"/>
                <w:rPrChange w:id="1471" w:author="Stephen McGough" w:date="2008-07-08T12:05:00Z">
                  <w:rPr>
                    <w:ins w:id="147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473" w:author="Stephen McGough" w:date="2008-07-08T10:59:00Z"/>
              </w:numPr>
              <w:snapToGrid w:val="0"/>
              <w:rPr>
                <w:ins w:id="1474" w:author="Stephen McGough" w:date="2008-07-08T10:59:00Z"/>
                <w:sz w:val="18"/>
                <w:rPrChange w:id="1475" w:author="Stephen McGough" w:date="2008-07-08T12:05:00Z">
                  <w:rPr>
                    <w:ins w:id="1476" w:author="Stephen McGough" w:date="2008-07-08T10:59:00Z"/>
                  </w:rPr>
                </w:rPrChange>
              </w:rPr>
            </w:pPr>
            <w:ins w:id="1477" w:author="Stephen McGough" w:date="2008-07-08T10:59:00Z">
              <w:r w:rsidRPr="0032616F">
                <w:rPr>
                  <w:sz w:val="18"/>
                  <w:rPrChange w:id="1478" w:author="Stephen McGough" w:date="2008-07-08T12:05:00Z">
                    <w:rPr>
                      <w:rFonts w:eastAsia="ＭＳ 明朝"/>
                      <w:bCs/>
                      <w:kern w:val="32"/>
                      <w:sz w:val="16"/>
                      <w:szCs w:val="16"/>
                      <w:lang w:eastAsia="ja-JP"/>
                    </w:rPr>
                  </w:rPrChange>
                </w:rPr>
                <w:t>We plan to use it in the future</w:t>
              </w:r>
            </w:ins>
          </w:p>
        </w:tc>
      </w:tr>
      <w:tr w:rsidR="000F06DC">
        <w:trPr>
          <w:ins w:id="1479" w:author="Stephen McGough" w:date="2008-07-08T10:59:00Z"/>
        </w:trPr>
        <w:tc>
          <w:tcPr>
            <w:tcW w:w="3174" w:type="dxa"/>
            <w:tcBorders>
              <w:left w:val="single" w:sz="4" w:space="0" w:color="000000"/>
              <w:bottom w:val="single" w:sz="4" w:space="0" w:color="000000"/>
            </w:tcBorders>
          </w:tcPr>
          <w:p w:rsidR="000F06DC" w:rsidRPr="005B1F44" w:rsidRDefault="0032616F">
            <w:pPr>
              <w:numPr>
                <w:ins w:id="1480" w:author="Stephen McGough" w:date="2008-07-08T10:59:00Z"/>
              </w:numPr>
              <w:snapToGrid w:val="0"/>
              <w:jc w:val="right"/>
              <w:rPr>
                <w:ins w:id="1481" w:author="Stephen McGough" w:date="2008-07-08T10:59:00Z"/>
                <w:sz w:val="18"/>
                <w:rPrChange w:id="1482" w:author="Stephen McGough" w:date="2008-07-08T12:05:00Z">
                  <w:rPr>
                    <w:ins w:id="1483" w:author="Stephen McGough" w:date="2008-07-08T10:59:00Z"/>
                  </w:rPr>
                </w:rPrChange>
              </w:rPr>
            </w:pPr>
            <w:ins w:id="1484" w:author="Stephen McGough" w:date="2008-07-08T10:59:00Z">
              <w:r w:rsidRPr="0032616F">
                <w:rPr>
                  <w:sz w:val="18"/>
                  <w:rPrChange w:id="1485" w:author="Stephen McGough" w:date="2008-07-08T12:05:00Z">
                    <w:rPr>
                      <w:rFonts w:eastAsia="ＭＳ 明朝"/>
                      <w:bCs/>
                      <w:kern w:val="32"/>
                      <w:sz w:val="16"/>
                      <w:szCs w:val="16"/>
                      <w:lang w:eastAsia="ja-JP"/>
                    </w:rPr>
                  </w:rPrChange>
                </w:rPr>
                <w:t xml:space="preserve">CPUArchitectureName </w:t>
              </w:r>
            </w:ins>
          </w:p>
        </w:tc>
        <w:tc>
          <w:tcPr>
            <w:tcW w:w="738" w:type="dxa"/>
            <w:tcBorders>
              <w:left w:val="single" w:sz="4" w:space="0" w:color="000000"/>
              <w:bottom w:val="single" w:sz="4" w:space="0" w:color="000000"/>
            </w:tcBorders>
          </w:tcPr>
          <w:p w:rsidR="000F06DC" w:rsidRPr="005B1F44" w:rsidRDefault="000F06DC">
            <w:pPr>
              <w:numPr>
                <w:ins w:id="1486" w:author="Stephen McGough" w:date="2008-07-08T10:59:00Z"/>
              </w:numPr>
              <w:snapToGrid w:val="0"/>
              <w:rPr>
                <w:ins w:id="1487" w:author="Stephen McGough" w:date="2008-07-08T10:59:00Z"/>
                <w:sz w:val="18"/>
                <w:rPrChange w:id="1488" w:author="Stephen McGough" w:date="2008-07-08T12:05:00Z">
                  <w:rPr>
                    <w:ins w:id="1489"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490" w:author="Stephen McGough" w:date="2008-07-08T10:59:00Z"/>
              </w:numPr>
              <w:snapToGrid w:val="0"/>
              <w:rPr>
                <w:ins w:id="1491" w:author="Stephen McGough" w:date="2008-07-08T10:59:00Z"/>
                <w:sz w:val="18"/>
                <w:rPrChange w:id="1492" w:author="Stephen McGough" w:date="2008-07-08T12:05:00Z">
                  <w:rPr>
                    <w:ins w:id="1493" w:author="Stephen McGough" w:date="2008-07-08T10:59:00Z"/>
                  </w:rPr>
                </w:rPrChange>
              </w:rPr>
            </w:pPr>
            <w:ins w:id="1494" w:author="Stephen McGough" w:date="2008-07-08T10:59:00Z">
              <w:r w:rsidRPr="0032616F">
                <w:rPr>
                  <w:sz w:val="18"/>
                  <w:rPrChange w:id="1495"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496" w:author="Stephen McGough" w:date="2008-07-08T10:59:00Z"/>
              </w:numPr>
              <w:snapToGrid w:val="0"/>
              <w:rPr>
                <w:ins w:id="1497" w:author="Stephen McGough" w:date="2008-07-08T10:59:00Z"/>
                <w:sz w:val="18"/>
                <w:rPrChange w:id="1498" w:author="Stephen McGough" w:date="2008-07-08T12:05:00Z">
                  <w:rPr>
                    <w:ins w:id="1499"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500" w:author="Stephen McGough" w:date="2008-07-08T10:59:00Z"/>
              </w:numPr>
              <w:snapToGrid w:val="0"/>
              <w:rPr>
                <w:ins w:id="1501" w:author="Stephen McGough" w:date="2008-07-08T10:59:00Z"/>
                <w:sz w:val="18"/>
                <w:rPrChange w:id="1502" w:author="Stephen McGough" w:date="2008-07-08T12:05:00Z">
                  <w:rPr>
                    <w:ins w:id="1503" w:author="Stephen McGough" w:date="2008-07-08T10:59:00Z"/>
                  </w:rPr>
                </w:rPrChange>
              </w:rPr>
            </w:pPr>
            <w:ins w:id="1504" w:author="Stephen McGough" w:date="2008-07-08T10:59:00Z">
              <w:r w:rsidRPr="0032616F">
                <w:rPr>
                  <w:sz w:val="18"/>
                  <w:rPrChange w:id="1505" w:author="Stephen McGough" w:date="2008-07-08T12:05:00Z">
                    <w:rPr>
                      <w:rFonts w:eastAsia="ＭＳ 明朝"/>
                      <w:bCs/>
                      <w:kern w:val="32"/>
                      <w:sz w:val="16"/>
                      <w:szCs w:val="16"/>
                      <w:lang w:eastAsia="ja-JP"/>
                    </w:rPr>
                  </w:rPrChange>
                </w:rPr>
                <w:t>We plan to use it in the future</w:t>
              </w:r>
            </w:ins>
          </w:p>
        </w:tc>
      </w:tr>
      <w:tr w:rsidR="000F06DC">
        <w:trPr>
          <w:ins w:id="1506" w:author="Stephen McGough" w:date="2008-07-08T10:59:00Z"/>
        </w:trPr>
        <w:tc>
          <w:tcPr>
            <w:tcW w:w="3174" w:type="dxa"/>
            <w:tcBorders>
              <w:left w:val="single" w:sz="4" w:space="0" w:color="000000"/>
              <w:bottom w:val="single" w:sz="4" w:space="0" w:color="000000"/>
            </w:tcBorders>
          </w:tcPr>
          <w:p w:rsidR="000F06DC" w:rsidRPr="005B1F44" w:rsidRDefault="0032616F">
            <w:pPr>
              <w:numPr>
                <w:ins w:id="1507" w:author="Stephen McGough" w:date="2008-07-08T10:59:00Z"/>
              </w:numPr>
              <w:snapToGrid w:val="0"/>
              <w:jc w:val="right"/>
              <w:rPr>
                <w:ins w:id="1508" w:author="Stephen McGough" w:date="2008-07-08T10:59:00Z"/>
                <w:sz w:val="18"/>
                <w:rPrChange w:id="1509" w:author="Stephen McGough" w:date="2008-07-08T12:05:00Z">
                  <w:rPr>
                    <w:ins w:id="1510" w:author="Stephen McGough" w:date="2008-07-08T10:59:00Z"/>
                  </w:rPr>
                </w:rPrChange>
              </w:rPr>
            </w:pPr>
            <w:ins w:id="1511" w:author="Stephen McGough" w:date="2008-07-08T10:59:00Z">
              <w:r w:rsidRPr="0032616F">
                <w:rPr>
                  <w:sz w:val="18"/>
                  <w:rPrChange w:id="1512" w:author="Stephen McGough" w:date="2008-07-08T12:05:00Z">
                    <w:rPr>
                      <w:rFonts w:eastAsia="ＭＳ 明朝"/>
                      <w:bCs/>
                      <w:kern w:val="32"/>
                      <w:sz w:val="16"/>
                      <w:szCs w:val="16"/>
                      <w:lang w:eastAsia="ja-JP"/>
                    </w:rPr>
                  </w:rPrChange>
                </w:rPr>
                <w:t>IndividualCPUSpeed</w:t>
              </w:r>
            </w:ins>
          </w:p>
        </w:tc>
        <w:tc>
          <w:tcPr>
            <w:tcW w:w="738" w:type="dxa"/>
            <w:tcBorders>
              <w:left w:val="single" w:sz="4" w:space="0" w:color="000000"/>
              <w:bottom w:val="single" w:sz="4" w:space="0" w:color="000000"/>
            </w:tcBorders>
          </w:tcPr>
          <w:p w:rsidR="000F06DC" w:rsidRPr="005B1F44" w:rsidRDefault="000F06DC">
            <w:pPr>
              <w:numPr>
                <w:ins w:id="1513" w:author="Stephen McGough" w:date="2008-07-08T10:59:00Z"/>
              </w:numPr>
              <w:snapToGrid w:val="0"/>
              <w:rPr>
                <w:ins w:id="1514" w:author="Stephen McGough" w:date="2008-07-08T10:59:00Z"/>
                <w:sz w:val="18"/>
                <w:rPrChange w:id="1515" w:author="Stephen McGough" w:date="2008-07-08T12:05:00Z">
                  <w:rPr>
                    <w:ins w:id="1516"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517" w:author="Stephen McGough" w:date="2008-07-08T10:59:00Z"/>
              </w:numPr>
              <w:snapToGrid w:val="0"/>
              <w:rPr>
                <w:ins w:id="1518" w:author="Stephen McGough" w:date="2008-07-08T10:59:00Z"/>
                <w:sz w:val="18"/>
                <w:rPrChange w:id="1519" w:author="Stephen McGough" w:date="2008-07-08T12:05:00Z">
                  <w:rPr>
                    <w:ins w:id="1520" w:author="Stephen McGough" w:date="2008-07-08T10:59:00Z"/>
                  </w:rPr>
                </w:rPrChange>
              </w:rPr>
            </w:pPr>
            <w:ins w:id="1521" w:author="Stephen McGough" w:date="2008-07-08T10:59:00Z">
              <w:r w:rsidRPr="0032616F">
                <w:rPr>
                  <w:sz w:val="18"/>
                  <w:rPrChange w:id="1522"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523" w:author="Stephen McGough" w:date="2008-07-08T10:59:00Z"/>
              </w:numPr>
              <w:snapToGrid w:val="0"/>
              <w:rPr>
                <w:ins w:id="1524" w:author="Stephen McGough" w:date="2008-07-08T10:59:00Z"/>
                <w:sz w:val="18"/>
                <w:rPrChange w:id="1525" w:author="Stephen McGough" w:date="2008-07-08T12:05:00Z">
                  <w:rPr>
                    <w:ins w:id="1526"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527" w:author="Stephen McGough" w:date="2008-07-08T10:59:00Z"/>
              </w:numPr>
              <w:snapToGrid w:val="0"/>
              <w:rPr>
                <w:ins w:id="1528" w:author="Stephen McGough" w:date="2008-07-08T10:59:00Z"/>
                <w:sz w:val="18"/>
                <w:rPrChange w:id="1529" w:author="Stephen McGough" w:date="2008-07-08T12:05:00Z">
                  <w:rPr>
                    <w:ins w:id="1530" w:author="Stephen McGough" w:date="2008-07-08T10:59:00Z"/>
                  </w:rPr>
                </w:rPrChange>
              </w:rPr>
            </w:pPr>
            <w:ins w:id="1531" w:author="Stephen McGough" w:date="2008-07-08T10:59:00Z">
              <w:r w:rsidRPr="0032616F">
                <w:rPr>
                  <w:sz w:val="18"/>
                  <w:rPrChange w:id="1532" w:author="Stephen McGough" w:date="2008-07-08T12:05:00Z">
                    <w:rPr>
                      <w:rFonts w:eastAsia="ＭＳ 明朝"/>
                      <w:bCs/>
                      <w:kern w:val="32"/>
                      <w:sz w:val="16"/>
                      <w:szCs w:val="16"/>
                      <w:lang w:eastAsia="ja-JP"/>
                    </w:rPr>
                  </w:rPrChange>
                </w:rPr>
                <w:t>Not parsed and no plan to use it</w:t>
              </w:r>
            </w:ins>
          </w:p>
        </w:tc>
      </w:tr>
      <w:tr w:rsidR="000F06DC">
        <w:trPr>
          <w:ins w:id="1533" w:author="Stephen McGough" w:date="2008-07-08T10:59:00Z"/>
        </w:trPr>
        <w:tc>
          <w:tcPr>
            <w:tcW w:w="3174" w:type="dxa"/>
            <w:tcBorders>
              <w:left w:val="single" w:sz="4" w:space="0" w:color="000000"/>
              <w:bottom w:val="single" w:sz="4" w:space="0" w:color="000000"/>
            </w:tcBorders>
          </w:tcPr>
          <w:p w:rsidR="000F06DC" w:rsidRPr="005B1F44" w:rsidRDefault="0032616F">
            <w:pPr>
              <w:numPr>
                <w:ins w:id="1534" w:author="Stephen McGough" w:date="2008-07-08T10:59:00Z"/>
              </w:numPr>
              <w:snapToGrid w:val="0"/>
              <w:ind w:firstLine="720"/>
              <w:jc w:val="right"/>
              <w:rPr>
                <w:ins w:id="1535" w:author="Stephen McGough" w:date="2008-07-08T10:59:00Z"/>
                <w:sz w:val="18"/>
                <w:rPrChange w:id="1536" w:author="Stephen McGough" w:date="2008-07-08T12:05:00Z">
                  <w:rPr>
                    <w:ins w:id="1537" w:author="Stephen McGough" w:date="2008-07-08T10:59:00Z"/>
                  </w:rPr>
                </w:rPrChange>
              </w:rPr>
            </w:pPr>
            <w:ins w:id="1538" w:author="Stephen McGough" w:date="2008-07-08T10:59:00Z">
              <w:r w:rsidRPr="0032616F">
                <w:rPr>
                  <w:sz w:val="18"/>
                  <w:rPrChange w:id="1539" w:author="Stephen McGough" w:date="2008-07-08T12:05:00Z">
                    <w:rPr>
                      <w:rFonts w:eastAsia="ＭＳ 明朝"/>
                      <w:bCs/>
                      <w:kern w:val="32"/>
                      <w:sz w:val="16"/>
                      <w:szCs w:val="16"/>
                      <w:lang w:eastAsia="ja-JP"/>
                    </w:rPr>
                  </w:rPrChange>
                </w:rPr>
                <w:t xml:space="preserve">IndividualCPUTime </w:t>
              </w:r>
            </w:ins>
          </w:p>
        </w:tc>
        <w:tc>
          <w:tcPr>
            <w:tcW w:w="738" w:type="dxa"/>
            <w:tcBorders>
              <w:left w:val="single" w:sz="4" w:space="0" w:color="000000"/>
              <w:bottom w:val="single" w:sz="4" w:space="0" w:color="000000"/>
            </w:tcBorders>
          </w:tcPr>
          <w:p w:rsidR="000F06DC" w:rsidRPr="005B1F44" w:rsidRDefault="0032616F">
            <w:pPr>
              <w:numPr>
                <w:ins w:id="1540" w:author="Stephen McGough" w:date="2008-07-08T10:59:00Z"/>
              </w:numPr>
              <w:snapToGrid w:val="0"/>
              <w:rPr>
                <w:ins w:id="1541" w:author="Stephen McGough" w:date="2008-07-08T10:59:00Z"/>
                <w:sz w:val="18"/>
                <w:rPrChange w:id="1542" w:author="Stephen McGough" w:date="2008-07-08T12:05:00Z">
                  <w:rPr>
                    <w:ins w:id="1543" w:author="Stephen McGough" w:date="2008-07-08T10:59:00Z"/>
                  </w:rPr>
                </w:rPrChange>
              </w:rPr>
            </w:pPr>
            <w:ins w:id="1544" w:author="Stephen McGough" w:date="2008-07-08T10:59:00Z">
              <w:r w:rsidRPr="0032616F">
                <w:rPr>
                  <w:sz w:val="18"/>
                  <w:rPrChange w:id="1545"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546" w:author="Stephen McGough" w:date="2008-07-08T10:59:00Z"/>
              </w:numPr>
              <w:snapToGrid w:val="0"/>
              <w:rPr>
                <w:ins w:id="1547" w:author="Stephen McGough" w:date="2008-07-08T10:59:00Z"/>
                <w:sz w:val="18"/>
                <w:rPrChange w:id="1548" w:author="Stephen McGough" w:date="2008-07-08T12:05:00Z">
                  <w:rPr>
                    <w:ins w:id="1549"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550" w:author="Stephen McGough" w:date="2008-07-08T10:59:00Z"/>
              </w:numPr>
              <w:snapToGrid w:val="0"/>
              <w:rPr>
                <w:ins w:id="1551" w:author="Stephen McGough" w:date="2008-07-08T10:59:00Z"/>
                <w:sz w:val="18"/>
                <w:rPrChange w:id="1552" w:author="Stephen McGough" w:date="2008-07-08T12:05:00Z">
                  <w:rPr>
                    <w:ins w:id="1553"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554" w:author="Stephen McGough" w:date="2008-07-08T10:59:00Z"/>
              </w:numPr>
              <w:snapToGrid w:val="0"/>
              <w:rPr>
                <w:ins w:id="1555" w:author="Stephen McGough" w:date="2008-07-08T10:59:00Z"/>
                <w:sz w:val="18"/>
                <w:rPrChange w:id="1556" w:author="Stephen McGough" w:date="2008-07-08T12:05:00Z">
                  <w:rPr>
                    <w:ins w:id="1557" w:author="Stephen McGough" w:date="2008-07-08T10:59:00Z"/>
                  </w:rPr>
                </w:rPrChange>
              </w:rPr>
            </w:pPr>
          </w:p>
        </w:tc>
      </w:tr>
      <w:tr w:rsidR="000F06DC">
        <w:trPr>
          <w:ins w:id="1558" w:author="Stephen McGough" w:date="2008-07-08T10:59:00Z"/>
        </w:trPr>
        <w:tc>
          <w:tcPr>
            <w:tcW w:w="3174" w:type="dxa"/>
            <w:tcBorders>
              <w:left w:val="single" w:sz="4" w:space="0" w:color="000000"/>
              <w:bottom w:val="single" w:sz="4" w:space="0" w:color="000000"/>
            </w:tcBorders>
          </w:tcPr>
          <w:p w:rsidR="000F06DC" w:rsidRPr="005B1F44" w:rsidRDefault="0032616F">
            <w:pPr>
              <w:numPr>
                <w:ins w:id="1559" w:author="Stephen McGough" w:date="2008-07-08T10:59:00Z"/>
              </w:numPr>
              <w:snapToGrid w:val="0"/>
              <w:jc w:val="right"/>
              <w:rPr>
                <w:ins w:id="1560" w:author="Stephen McGough" w:date="2008-07-08T10:59:00Z"/>
                <w:sz w:val="18"/>
                <w:rPrChange w:id="1561" w:author="Stephen McGough" w:date="2008-07-08T12:05:00Z">
                  <w:rPr>
                    <w:ins w:id="1562" w:author="Stephen McGough" w:date="2008-07-08T10:59:00Z"/>
                  </w:rPr>
                </w:rPrChange>
              </w:rPr>
            </w:pPr>
            <w:ins w:id="1563" w:author="Stephen McGough" w:date="2008-07-08T10:59:00Z">
              <w:r w:rsidRPr="0032616F">
                <w:rPr>
                  <w:sz w:val="18"/>
                  <w:rPrChange w:id="1564" w:author="Stephen McGough" w:date="2008-07-08T12:05:00Z">
                    <w:rPr>
                      <w:rFonts w:eastAsia="ＭＳ 明朝"/>
                      <w:bCs/>
                      <w:kern w:val="32"/>
                      <w:sz w:val="16"/>
                      <w:szCs w:val="16"/>
                      <w:lang w:eastAsia="ja-JP"/>
                    </w:rPr>
                  </w:rPrChange>
                </w:rPr>
                <w:t xml:space="preserve">IndividualCPUCount </w:t>
              </w:r>
            </w:ins>
          </w:p>
        </w:tc>
        <w:tc>
          <w:tcPr>
            <w:tcW w:w="738" w:type="dxa"/>
            <w:tcBorders>
              <w:left w:val="single" w:sz="4" w:space="0" w:color="000000"/>
              <w:bottom w:val="single" w:sz="4" w:space="0" w:color="000000"/>
            </w:tcBorders>
          </w:tcPr>
          <w:p w:rsidR="000F06DC" w:rsidRPr="005B1F44" w:rsidRDefault="0032616F">
            <w:pPr>
              <w:numPr>
                <w:ins w:id="1565" w:author="Stephen McGough" w:date="2008-07-08T10:59:00Z"/>
              </w:numPr>
              <w:snapToGrid w:val="0"/>
              <w:rPr>
                <w:ins w:id="1566" w:author="Stephen McGough" w:date="2008-07-08T10:59:00Z"/>
                <w:sz w:val="18"/>
                <w:rPrChange w:id="1567" w:author="Stephen McGough" w:date="2008-07-08T12:05:00Z">
                  <w:rPr>
                    <w:ins w:id="1568" w:author="Stephen McGough" w:date="2008-07-08T10:59:00Z"/>
                  </w:rPr>
                </w:rPrChange>
              </w:rPr>
            </w:pPr>
            <w:ins w:id="1569" w:author="Stephen McGough" w:date="2008-07-08T10:59:00Z">
              <w:r w:rsidRPr="0032616F">
                <w:rPr>
                  <w:sz w:val="18"/>
                  <w:rPrChange w:id="1570"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571" w:author="Stephen McGough" w:date="2008-07-08T10:59:00Z"/>
              </w:numPr>
              <w:snapToGrid w:val="0"/>
              <w:rPr>
                <w:ins w:id="1572" w:author="Stephen McGough" w:date="2008-07-08T10:59:00Z"/>
                <w:sz w:val="18"/>
                <w:rPrChange w:id="1573" w:author="Stephen McGough" w:date="2008-07-08T12:05:00Z">
                  <w:rPr>
                    <w:ins w:id="1574"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575" w:author="Stephen McGough" w:date="2008-07-08T10:59:00Z"/>
              </w:numPr>
              <w:snapToGrid w:val="0"/>
              <w:rPr>
                <w:ins w:id="1576" w:author="Stephen McGough" w:date="2008-07-08T10:59:00Z"/>
                <w:sz w:val="18"/>
                <w:rPrChange w:id="1577" w:author="Stephen McGough" w:date="2008-07-08T12:05:00Z">
                  <w:rPr>
                    <w:ins w:id="1578"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579" w:author="Stephen McGough" w:date="2008-07-08T10:59:00Z"/>
              </w:numPr>
              <w:snapToGrid w:val="0"/>
              <w:rPr>
                <w:ins w:id="1580" w:author="Stephen McGough" w:date="2008-07-08T10:59:00Z"/>
                <w:sz w:val="18"/>
                <w:rPrChange w:id="1581" w:author="Stephen McGough" w:date="2008-07-08T12:05:00Z">
                  <w:rPr>
                    <w:ins w:id="1582" w:author="Stephen McGough" w:date="2008-07-08T10:59:00Z"/>
                  </w:rPr>
                </w:rPrChange>
              </w:rPr>
            </w:pPr>
          </w:p>
        </w:tc>
      </w:tr>
      <w:tr w:rsidR="000F06DC">
        <w:trPr>
          <w:ins w:id="1583" w:author="Stephen McGough" w:date="2008-07-08T10:59:00Z"/>
        </w:trPr>
        <w:tc>
          <w:tcPr>
            <w:tcW w:w="3174" w:type="dxa"/>
            <w:tcBorders>
              <w:left w:val="single" w:sz="4" w:space="0" w:color="000000"/>
              <w:bottom w:val="single" w:sz="4" w:space="0" w:color="000000"/>
            </w:tcBorders>
          </w:tcPr>
          <w:p w:rsidR="000F06DC" w:rsidRPr="005B1F44" w:rsidRDefault="0032616F">
            <w:pPr>
              <w:numPr>
                <w:ins w:id="1584" w:author="Stephen McGough" w:date="2008-07-08T10:59:00Z"/>
              </w:numPr>
              <w:snapToGrid w:val="0"/>
              <w:jc w:val="right"/>
              <w:rPr>
                <w:ins w:id="1585" w:author="Stephen McGough" w:date="2008-07-08T10:59:00Z"/>
                <w:sz w:val="18"/>
                <w:rPrChange w:id="1586" w:author="Stephen McGough" w:date="2008-07-08T12:05:00Z">
                  <w:rPr>
                    <w:ins w:id="1587" w:author="Stephen McGough" w:date="2008-07-08T10:59:00Z"/>
                  </w:rPr>
                </w:rPrChange>
              </w:rPr>
            </w:pPr>
            <w:ins w:id="1588" w:author="Stephen McGough" w:date="2008-07-08T10:59:00Z">
              <w:r w:rsidRPr="0032616F">
                <w:rPr>
                  <w:sz w:val="18"/>
                  <w:rPrChange w:id="1589" w:author="Stephen McGough" w:date="2008-07-08T12:05:00Z">
                    <w:rPr>
                      <w:rFonts w:eastAsia="ＭＳ 明朝"/>
                      <w:bCs/>
                      <w:kern w:val="32"/>
                      <w:sz w:val="16"/>
                      <w:szCs w:val="16"/>
                      <w:lang w:eastAsia="ja-JP"/>
                    </w:rPr>
                  </w:rPrChange>
                </w:rPr>
                <w:t xml:space="preserve">IndividualNetworkBandwidth </w:t>
              </w:r>
            </w:ins>
          </w:p>
        </w:tc>
        <w:tc>
          <w:tcPr>
            <w:tcW w:w="738" w:type="dxa"/>
            <w:tcBorders>
              <w:left w:val="single" w:sz="4" w:space="0" w:color="000000"/>
              <w:bottom w:val="single" w:sz="4" w:space="0" w:color="000000"/>
            </w:tcBorders>
          </w:tcPr>
          <w:p w:rsidR="000F06DC" w:rsidRPr="005B1F44" w:rsidRDefault="000F06DC">
            <w:pPr>
              <w:numPr>
                <w:ins w:id="1590" w:author="Stephen McGough" w:date="2008-07-08T10:59:00Z"/>
              </w:numPr>
              <w:snapToGrid w:val="0"/>
              <w:rPr>
                <w:ins w:id="1591" w:author="Stephen McGough" w:date="2008-07-08T10:59:00Z"/>
                <w:sz w:val="18"/>
                <w:rPrChange w:id="1592" w:author="Stephen McGough" w:date="2008-07-08T12:05:00Z">
                  <w:rPr>
                    <w:ins w:id="1593"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594" w:author="Stephen McGough" w:date="2008-07-08T10:59:00Z"/>
              </w:numPr>
              <w:snapToGrid w:val="0"/>
              <w:rPr>
                <w:ins w:id="1595" w:author="Stephen McGough" w:date="2008-07-08T10:59:00Z"/>
                <w:sz w:val="18"/>
                <w:rPrChange w:id="1596" w:author="Stephen McGough" w:date="2008-07-08T12:05:00Z">
                  <w:rPr>
                    <w:ins w:id="1597" w:author="Stephen McGough" w:date="2008-07-08T10:59:00Z"/>
                  </w:rPr>
                </w:rPrChange>
              </w:rPr>
            </w:pPr>
            <w:ins w:id="1598" w:author="Stephen McGough" w:date="2008-07-08T10:59:00Z">
              <w:r w:rsidRPr="0032616F">
                <w:rPr>
                  <w:sz w:val="18"/>
                  <w:rPrChange w:id="1599"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600" w:author="Stephen McGough" w:date="2008-07-08T10:59:00Z"/>
              </w:numPr>
              <w:snapToGrid w:val="0"/>
              <w:rPr>
                <w:ins w:id="1601" w:author="Stephen McGough" w:date="2008-07-08T10:59:00Z"/>
                <w:sz w:val="18"/>
                <w:rPrChange w:id="1602" w:author="Stephen McGough" w:date="2008-07-08T12:05:00Z">
                  <w:rPr>
                    <w:ins w:id="1603"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604" w:author="Stephen McGough" w:date="2008-07-08T10:59:00Z"/>
              </w:numPr>
              <w:snapToGrid w:val="0"/>
              <w:rPr>
                <w:ins w:id="1605" w:author="Stephen McGough" w:date="2008-07-08T10:59:00Z"/>
                <w:sz w:val="18"/>
                <w:rPrChange w:id="1606" w:author="Stephen McGough" w:date="2008-07-08T12:05:00Z">
                  <w:rPr>
                    <w:ins w:id="1607" w:author="Stephen McGough" w:date="2008-07-08T10:59:00Z"/>
                  </w:rPr>
                </w:rPrChange>
              </w:rPr>
            </w:pPr>
            <w:ins w:id="1608" w:author="Stephen McGough" w:date="2008-07-08T10:59:00Z">
              <w:r w:rsidRPr="0032616F">
                <w:rPr>
                  <w:sz w:val="18"/>
                  <w:rPrChange w:id="1609" w:author="Stephen McGough" w:date="2008-07-08T12:05:00Z">
                    <w:rPr>
                      <w:rFonts w:eastAsia="ＭＳ 明朝"/>
                      <w:bCs/>
                      <w:kern w:val="32"/>
                      <w:sz w:val="16"/>
                      <w:szCs w:val="16"/>
                      <w:lang w:eastAsia="ja-JP"/>
                    </w:rPr>
                  </w:rPrChange>
                </w:rPr>
                <w:t>Not parsed and no plan to use it</w:t>
              </w:r>
            </w:ins>
          </w:p>
        </w:tc>
      </w:tr>
      <w:tr w:rsidR="000F06DC">
        <w:trPr>
          <w:ins w:id="1610" w:author="Stephen McGough" w:date="2008-07-08T10:59:00Z"/>
        </w:trPr>
        <w:tc>
          <w:tcPr>
            <w:tcW w:w="3174" w:type="dxa"/>
            <w:tcBorders>
              <w:left w:val="single" w:sz="4" w:space="0" w:color="000000"/>
              <w:bottom w:val="single" w:sz="4" w:space="0" w:color="000000"/>
            </w:tcBorders>
          </w:tcPr>
          <w:p w:rsidR="000F06DC" w:rsidRPr="005B1F44" w:rsidRDefault="0032616F">
            <w:pPr>
              <w:numPr>
                <w:ins w:id="1611" w:author="Stephen McGough" w:date="2008-07-08T10:59:00Z"/>
              </w:numPr>
              <w:snapToGrid w:val="0"/>
              <w:jc w:val="right"/>
              <w:rPr>
                <w:ins w:id="1612" w:author="Stephen McGough" w:date="2008-07-08T10:59:00Z"/>
                <w:sz w:val="18"/>
                <w:rPrChange w:id="1613" w:author="Stephen McGough" w:date="2008-07-08T12:05:00Z">
                  <w:rPr>
                    <w:ins w:id="1614" w:author="Stephen McGough" w:date="2008-07-08T10:59:00Z"/>
                  </w:rPr>
                </w:rPrChange>
              </w:rPr>
            </w:pPr>
            <w:ins w:id="1615" w:author="Stephen McGough" w:date="2008-07-08T10:59:00Z">
              <w:r w:rsidRPr="0032616F">
                <w:rPr>
                  <w:sz w:val="18"/>
                  <w:rPrChange w:id="1616" w:author="Stephen McGough" w:date="2008-07-08T12:05:00Z">
                    <w:rPr>
                      <w:rFonts w:eastAsia="ＭＳ 明朝"/>
                      <w:bCs/>
                      <w:kern w:val="32"/>
                      <w:sz w:val="16"/>
                      <w:szCs w:val="16"/>
                      <w:lang w:eastAsia="ja-JP"/>
                    </w:rPr>
                  </w:rPrChange>
                </w:rPr>
                <w:t xml:space="preserve">IndividualPhysicalMemory </w:t>
              </w:r>
            </w:ins>
          </w:p>
        </w:tc>
        <w:tc>
          <w:tcPr>
            <w:tcW w:w="738" w:type="dxa"/>
            <w:tcBorders>
              <w:left w:val="single" w:sz="4" w:space="0" w:color="000000"/>
              <w:bottom w:val="single" w:sz="4" w:space="0" w:color="000000"/>
            </w:tcBorders>
          </w:tcPr>
          <w:p w:rsidR="000F06DC" w:rsidRPr="005B1F44" w:rsidRDefault="0032616F">
            <w:pPr>
              <w:numPr>
                <w:ins w:id="1617" w:author="Stephen McGough" w:date="2008-07-08T10:59:00Z"/>
              </w:numPr>
              <w:snapToGrid w:val="0"/>
              <w:rPr>
                <w:ins w:id="1618" w:author="Stephen McGough" w:date="2008-07-08T10:59:00Z"/>
                <w:sz w:val="18"/>
                <w:rPrChange w:id="1619" w:author="Stephen McGough" w:date="2008-07-08T12:05:00Z">
                  <w:rPr>
                    <w:ins w:id="1620" w:author="Stephen McGough" w:date="2008-07-08T10:59:00Z"/>
                  </w:rPr>
                </w:rPrChange>
              </w:rPr>
            </w:pPr>
            <w:ins w:id="1621" w:author="Stephen McGough" w:date="2008-07-08T10:59:00Z">
              <w:r w:rsidRPr="0032616F">
                <w:rPr>
                  <w:sz w:val="18"/>
                  <w:rPrChange w:id="1622"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623" w:author="Stephen McGough" w:date="2008-07-08T10:59:00Z"/>
              </w:numPr>
              <w:snapToGrid w:val="0"/>
              <w:rPr>
                <w:ins w:id="1624" w:author="Stephen McGough" w:date="2008-07-08T10:59:00Z"/>
                <w:sz w:val="18"/>
                <w:rPrChange w:id="1625" w:author="Stephen McGough" w:date="2008-07-08T12:05:00Z">
                  <w:rPr>
                    <w:ins w:id="1626"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627" w:author="Stephen McGough" w:date="2008-07-08T10:59:00Z"/>
              </w:numPr>
              <w:snapToGrid w:val="0"/>
              <w:rPr>
                <w:ins w:id="1628" w:author="Stephen McGough" w:date="2008-07-08T10:59:00Z"/>
                <w:sz w:val="18"/>
                <w:rPrChange w:id="1629" w:author="Stephen McGough" w:date="2008-07-08T12:05:00Z">
                  <w:rPr>
                    <w:ins w:id="1630"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631" w:author="Stephen McGough" w:date="2008-07-08T10:59:00Z"/>
              </w:numPr>
              <w:snapToGrid w:val="0"/>
              <w:rPr>
                <w:ins w:id="1632" w:author="Stephen McGough" w:date="2008-07-08T10:59:00Z"/>
                <w:sz w:val="18"/>
                <w:rPrChange w:id="1633" w:author="Stephen McGough" w:date="2008-07-08T12:05:00Z">
                  <w:rPr>
                    <w:ins w:id="1634" w:author="Stephen McGough" w:date="2008-07-08T10:59:00Z"/>
                  </w:rPr>
                </w:rPrChange>
              </w:rPr>
            </w:pPr>
          </w:p>
        </w:tc>
      </w:tr>
      <w:tr w:rsidR="000F06DC">
        <w:trPr>
          <w:ins w:id="1635" w:author="Stephen McGough" w:date="2008-07-08T10:59:00Z"/>
        </w:trPr>
        <w:tc>
          <w:tcPr>
            <w:tcW w:w="3174" w:type="dxa"/>
            <w:tcBorders>
              <w:left w:val="single" w:sz="4" w:space="0" w:color="000000"/>
              <w:bottom w:val="single" w:sz="4" w:space="0" w:color="000000"/>
            </w:tcBorders>
          </w:tcPr>
          <w:p w:rsidR="000F06DC" w:rsidRPr="005B1F44" w:rsidRDefault="0032616F">
            <w:pPr>
              <w:numPr>
                <w:ins w:id="1636" w:author="Stephen McGough" w:date="2008-07-08T10:59:00Z"/>
              </w:numPr>
              <w:snapToGrid w:val="0"/>
              <w:jc w:val="right"/>
              <w:rPr>
                <w:ins w:id="1637" w:author="Stephen McGough" w:date="2008-07-08T10:59:00Z"/>
                <w:sz w:val="18"/>
                <w:rPrChange w:id="1638" w:author="Stephen McGough" w:date="2008-07-08T12:05:00Z">
                  <w:rPr>
                    <w:ins w:id="1639" w:author="Stephen McGough" w:date="2008-07-08T10:59:00Z"/>
                  </w:rPr>
                </w:rPrChange>
              </w:rPr>
            </w:pPr>
            <w:ins w:id="1640" w:author="Stephen McGough" w:date="2008-07-08T10:59:00Z">
              <w:r w:rsidRPr="0032616F">
                <w:rPr>
                  <w:sz w:val="18"/>
                  <w:rPrChange w:id="1641" w:author="Stephen McGough" w:date="2008-07-08T12:05:00Z">
                    <w:rPr>
                      <w:rFonts w:eastAsia="ＭＳ 明朝"/>
                      <w:bCs/>
                      <w:kern w:val="32"/>
                      <w:sz w:val="16"/>
                      <w:szCs w:val="16"/>
                      <w:lang w:eastAsia="ja-JP"/>
                    </w:rPr>
                  </w:rPrChange>
                </w:rPr>
                <w:t xml:space="preserve">IndividualVirtualMemory </w:t>
              </w:r>
            </w:ins>
          </w:p>
        </w:tc>
        <w:tc>
          <w:tcPr>
            <w:tcW w:w="738" w:type="dxa"/>
            <w:tcBorders>
              <w:left w:val="single" w:sz="4" w:space="0" w:color="000000"/>
              <w:bottom w:val="single" w:sz="4" w:space="0" w:color="000000"/>
            </w:tcBorders>
          </w:tcPr>
          <w:p w:rsidR="000F06DC" w:rsidRPr="005B1F44" w:rsidRDefault="000F06DC">
            <w:pPr>
              <w:numPr>
                <w:ins w:id="1642" w:author="Stephen McGough" w:date="2008-07-08T10:59:00Z"/>
              </w:numPr>
              <w:snapToGrid w:val="0"/>
              <w:rPr>
                <w:ins w:id="1643" w:author="Stephen McGough" w:date="2008-07-08T10:59:00Z"/>
                <w:sz w:val="18"/>
                <w:rPrChange w:id="1644" w:author="Stephen McGough" w:date="2008-07-08T12:05:00Z">
                  <w:rPr>
                    <w:ins w:id="1645"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646" w:author="Stephen McGough" w:date="2008-07-08T10:59:00Z"/>
              </w:numPr>
              <w:snapToGrid w:val="0"/>
              <w:rPr>
                <w:ins w:id="1647" w:author="Stephen McGough" w:date="2008-07-08T10:59:00Z"/>
                <w:sz w:val="18"/>
                <w:rPrChange w:id="1648" w:author="Stephen McGough" w:date="2008-07-08T12:05:00Z">
                  <w:rPr>
                    <w:ins w:id="1649" w:author="Stephen McGough" w:date="2008-07-08T10:59:00Z"/>
                  </w:rPr>
                </w:rPrChange>
              </w:rPr>
            </w:pPr>
            <w:ins w:id="1650" w:author="Stephen McGough" w:date="2008-07-08T10:59:00Z">
              <w:r w:rsidRPr="0032616F">
                <w:rPr>
                  <w:sz w:val="18"/>
                  <w:rPrChange w:id="1651"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652" w:author="Stephen McGough" w:date="2008-07-08T10:59:00Z"/>
              </w:numPr>
              <w:snapToGrid w:val="0"/>
              <w:rPr>
                <w:ins w:id="1653" w:author="Stephen McGough" w:date="2008-07-08T10:59:00Z"/>
                <w:sz w:val="18"/>
                <w:rPrChange w:id="1654" w:author="Stephen McGough" w:date="2008-07-08T12:05:00Z">
                  <w:rPr>
                    <w:ins w:id="1655"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656" w:author="Stephen McGough" w:date="2008-07-08T10:59:00Z"/>
              </w:numPr>
              <w:snapToGrid w:val="0"/>
              <w:rPr>
                <w:ins w:id="1657" w:author="Stephen McGough" w:date="2008-07-08T10:59:00Z"/>
                <w:sz w:val="18"/>
                <w:rPrChange w:id="1658" w:author="Stephen McGough" w:date="2008-07-08T12:05:00Z">
                  <w:rPr>
                    <w:ins w:id="1659" w:author="Stephen McGough" w:date="2008-07-08T10:59:00Z"/>
                  </w:rPr>
                </w:rPrChange>
              </w:rPr>
            </w:pPr>
            <w:ins w:id="1660" w:author="Stephen McGough" w:date="2008-07-08T10:59:00Z">
              <w:r w:rsidRPr="0032616F">
                <w:rPr>
                  <w:sz w:val="18"/>
                  <w:rPrChange w:id="1661" w:author="Stephen McGough" w:date="2008-07-08T12:05:00Z">
                    <w:rPr>
                      <w:rFonts w:eastAsia="ＭＳ 明朝"/>
                      <w:bCs/>
                      <w:kern w:val="32"/>
                      <w:sz w:val="16"/>
                      <w:szCs w:val="16"/>
                      <w:lang w:eastAsia="ja-JP"/>
                    </w:rPr>
                  </w:rPrChange>
                </w:rPr>
                <w:t>We plan to use it in the future</w:t>
              </w:r>
            </w:ins>
          </w:p>
        </w:tc>
      </w:tr>
      <w:tr w:rsidR="000F06DC">
        <w:trPr>
          <w:ins w:id="1662" w:author="Stephen McGough" w:date="2008-07-08T10:59:00Z"/>
        </w:trPr>
        <w:tc>
          <w:tcPr>
            <w:tcW w:w="3174" w:type="dxa"/>
            <w:tcBorders>
              <w:left w:val="single" w:sz="4" w:space="0" w:color="000000"/>
              <w:bottom w:val="single" w:sz="4" w:space="0" w:color="000000"/>
            </w:tcBorders>
          </w:tcPr>
          <w:p w:rsidR="000F06DC" w:rsidRPr="005B1F44" w:rsidRDefault="0032616F">
            <w:pPr>
              <w:numPr>
                <w:ins w:id="1663" w:author="Stephen McGough" w:date="2008-07-08T10:59:00Z"/>
              </w:numPr>
              <w:snapToGrid w:val="0"/>
              <w:ind w:firstLine="720"/>
              <w:jc w:val="right"/>
              <w:rPr>
                <w:ins w:id="1664" w:author="Stephen McGough" w:date="2008-07-08T10:59:00Z"/>
                <w:sz w:val="18"/>
                <w:rPrChange w:id="1665" w:author="Stephen McGough" w:date="2008-07-08T12:05:00Z">
                  <w:rPr>
                    <w:ins w:id="1666" w:author="Stephen McGough" w:date="2008-07-08T10:59:00Z"/>
                  </w:rPr>
                </w:rPrChange>
              </w:rPr>
            </w:pPr>
            <w:ins w:id="1667" w:author="Stephen McGough" w:date="2008-07-08T10:59:00Z">
              <w:r w:rsidRPr="0032616F">
                <w:rPr>
                  <w:sz w:val="18"/>
                  <w:rPrChange w:id="1668" w:author="Stephen McGough" w:date="2008-07-08T12:05:00Z">
                    <w:rPr>
                      <w:rFonts w:eastAsia="ＭＳ 明朝"/>
                      <w:bCs/>
                      <w:kern w:val="32"/>
                      <w:sz w:val="16"/>
                      <w:szCs w:val="16"/>
                      <w:lang w:eastAsia="ja-JP"/>
                    </w:rPr>
                  </w:rPrChange>
                </w:rPr>
                <w:t xml:space="preserve">IndividualDiskSpace </w:t>
              </w:r>
            </w:ins>
          </w:p>
        </w:tc>
        <w:tc>
          <w:tcPr>
            <w:tcW w:w="738" w:type="dxa"/>
            <w:tcBorders>
              <w:left w:val="single" w:sz="4" w:space="0" w:color="000000"/>
              <w:bottom w:val="single" w:sz="4" w:space="0" w:color="000000"/>
            </w:tcBorders>
          </w:tcPr>
          <w:p w:rsidR="000F06DC" w:rsidRPr="005B1F44" w:rsidRDefault="000F06DC">
            <w:pPr>
              <w:numPr>
                <w:ins w:id="1669" w:author="Stephen McGough" w:date="2008-07-08T10:59:00Z"/>
              </w:numPr>
              <w:snapToGrid w:val="0"/>
              <w:rPr>
                <w:ins w:id="1670" w:author="Stephen McGough" w:date="2008-07-08T10:59:00Z"/>
                <w:sz w:val="18"/>
                <w:rPrChange w:id="1671" w:author="Stephen McGough" w:date="2008-07-08T12:05:00Z">
                  <w:rPr>
                    <w:ins w:id="1672"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673" w:author="Stephen McGough" w:date="2008-07-08T10:59:00Z"/>
              </w:numPr>
              <w:snapToGrid w:val="0"/>
              <w:rPr>
                <w:ins w:id="1674" w:author="Stephen McGough" w:date="2008-07-08T10:59:00Z"/>
                <w:sz w:val="18"/>
                <w:rPrChange w:id="1675" w:author="Stephen McGough" w:date="2008-07-08T12:05:00Z">
                  <w:rPr>
                    <w:ins w:id="1676" w:author="Stephen McGough" w:date="2008-07-08T10:59:00Z"/>
                  </w:rPr>
                </w:rPrChange>
              </w:rPr>
            </w:pPr>
            <w:ins w:id="1677" w:author="Stephen McGough" w:date="2008-07-08T10:59:00Z">
              <w:r w:rsidRPr="0032616F">
                <w:rPr>
                  <w:sz w:val="18"/>
                  <w:rPrChange w:id="1678"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679" w:author="Stephen McGough" w:date="2008-07-08T10:59:00Z"/>
              </w:numPr>
              <w:snapToGrid w:val="0"/>
              <w:rPr>
                <w:ins w:id="1680" w:author="Stephen McGough" w:date="2008-07-08T10:59:00Z"/>
                <w:sz w:val="18"/>
                <w:rPrChange w:id="1681" w:author="Stephen McGough" w:date="2008-07-08T12:05:00Z">
                  <w:rPr>
                    <w:ins w:id="168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683" w:author="Stephen McGough" w:date="2008-07-08T10:59:00Z"/>
              </w:numPr>
              <w:snapToGrid w:val="0"/>
              <w:rPr>
                <w:ins w:id="1684" w:author="Stephen McGough" w:date="2008-07-08T10:59:00Z"/>
                <w:sz w:val="18"/>
                <w:rPrChange w:id="1685" w:author="Stephen McGough" w:date="2008-07-08T12:05:00Z">
                  <w:rPr>
                    <w:ins w:id="1686" w:author="Stephen McGough" w:date="2008-07-08T10:59:00Z"/>
                  </w:rPr>
                </w:rPrChange>
              </w:rPr>
            </w:pPr>
            <w:ins w:id="1687" w:author="Stephen McGough" w:date="2008-07-08T10:59:00Z">
              <w:r w:rsidRPr="0032616F">
                <w:rPr>
                  <w:sz w:val="18"/>
                  <w:rPrChange w:id="1688" w:author="Stephen McGough" w:date="2008-07-08T12:05:00Z">
                    <w:rPr>
                      <w:rFonts w:eastAsia="ＭＳ 明朝"/>
                      <w:bCs/>
                      <w:kern w:val="32"/>
                      <w:sz w:val="16"/>
                      <w:szCs w:val="16"/>
                      <w:lang w:eastAsia="ja-JP"/>
                    </w:rPr>
                  </w:rPrChange>
                </w:rPr>
                <w:t>We plan to use it in the future</w:t>
              </w:r>
            </w:ins>
          </w:p>
        </w:tc>
      </w:tr>
      <w:tr w:rsidR="000F06DC">
        <w:trPr>
          <w:ins w:id="1689" w:author="Stephen McGough" w:date="2008-07-08T10:59:00Z"/>
        </w:trPr>
        <w:tc>
          <w:tcPr>
            <w:tcW w:w="3174" w:type="dxa"/>
            <w:tcBorders>
              <w:left w:val="single" w:sz="4" w:space="0" w:color="000000"/>
              <w:bottom w:val="single" w:sz="4" w:space="0" w:color="000000"/>
            </w:tcBorders>
          </w:tcPr>
          <w:p w:rsidR="000F06DC" w:rsidRPr="005B1F44" w:rsidRDefault="0032616F">
            <w:pPr>
              <w:numPr>
                <w:ins w:id="1690" w:author="Stephen McGough" w:date="2008-07-08T10:59:00Z"/>
              </w:numPr>
              <w:snapToGrid w:val="0"/>
              <w:ind w:firstLine="720"/>
              <w:jc w:val="right"/>
              <w:rPr>
                <w:ins w:id="1691" w:author="Stephen McGough" w:date="2008-07-08T10:59:00Z"/>
                <w:sz w:val="18"/>
                <w:rPrChange w:id="1692" w:author="Stephen McGough" w:date="2008-07-08T12:05:00Z">
                  <w:rPr>
                    <w:ins w:id="1693" w:author="Stephen McGough" w:date="2008-07-08T10:59:00Z"/>
                  </w:rPr>
                </w:rPrChange>
              </w:rPr>
            </w:pPr>
            <w:ins w:id="1694" w:author="Stephen McGough" w:date="2008-07-08T10:59:00Z">
              <w:r w:rsidRPr="0032616F">
                <w:rPr>
                  <w:sz w:val="18"/>
                  <w:rPrChange w:id="1695" w:author="Stephen McGough" w:date="2008-07-08T12:05:00Z">
                    <w:rPr>
                      <w:rFonts w:eastAsia="ＭＳ 明朝"/>
                      <w:bCs/>
                      <w:kern w:val="32"/>
                      <w:sz w:val="16"/>
                      <w:szCs w:val="16"/>
                      <w:lang w:eastAsia="ja-JP"/>
                    </w:rPr>
                  </w:rPrChange>
                </w:rPr>
                <w:t xml:space="preserve">TotalCPUTime </w:t>
              </w:r>
            </w:ins>
          </w:p>
        </w:tc>
        <w:tc>
          <w:tcPr>
            <w:tcW w:w="738" w:type="dxa"/>
            <w:tcBorders>
              <w:left w:val="single" w:sz="4" w:space="0" w:color="000000"/>
              <w:bottom w:val="single" w:sz="4" w:space="0" w:color="000000"/>
            </w:tcBorders>
          </w:tcPr>
          <w:p w:rsidR="000F06DC" w:rsidRPr="005B1F44" w:rsidRDefault="0032616F">
            <w:pPr>
              <w:numPr>
                <w:ins w:id="1696" w:author="Stephen McGough" w:date="2008-07-08T10:59:00Z"/>
              </w:numPr>
              <w:snapToGrid w:val="0"/>
              <w:rPr>
                <w:ins w:id="1697" w:author="Stephen McGough" w:date="2008-07-08T10:59:00Z"/>
                <w:sz w:val="18"/>
                <w:rPrChange w:id="1698" w:author="Stephen McGough" w:date="2008-07-08T12:05:00Z">
                  <w:rPr>
                    <w:ins w:id="1699" w:author="Stephen McGough" w:date="2008-07-08T10:59:00Z"/>
                  </w:rPr>
                </w:rPrChange>
              </w:rPr>
            </w:pPr>
            <w:ins w:id="1700" w:author="Stephen McGough" w:date="2008-07-08T10:59:00Z">
              <w:r w:rsidRPr="0032616F">
                <w:rPr>
                  <w:sz w:val="18"/>
                  <w:rPrChange w:id="1701"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702" w:author="Stephen McGough" w:date="2008-07-08T10:59:00Z"/>
              </w:numPr>
              <w:snapToGrid w:val="0"/>
              <w:rPr>
                <w:ins w:id="1703" w:author="Stephen McGough" w:date="2008-07-08T10:59:00Z"/>
                <w:sz w:val="18"/>
                <w:rPrChange w:id="1704" w:author="Stephen McGough" w:date="2008-07-08T12:05:00Z">
                  <w:rPr>
                    <w:ins w:id="1705"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706" w:author="Stephen McGough" w:date="2008-07-08T10:59:00Z"/>
              </w:numPr>
              <w:snapToGrid w:val="0"/>
              <w:rPr>
                <w:ins w:id="1707" w:author="Stephen McGough" w:date="2008-07-08T10:59:00Z"/>
                <w:sz w:val="18"/>
                <w:rPrChange w:id="1708" w:author="Stephen McGough" w:date="2008-07-08T12:05:00Z">
                  <w:rPr>
                    <w:ins w:id="1709"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710" w:author="Stephen McGough" w:date="2008-07-08T10:59:00Z"/>
              </w:numPr>
              <w:snapToGrid w:val="0"/>
              <w:rPr>
                <w:ins w:id="1711" w:author="Stephen McGough" w:date="2008-07-08T10:59:00Z"/>
                <w:sz w:val="18"/>
                <w:rPrChange w:id="1712" w:author="Stephen McGough" w:date="2008-07-08T12:05:00Z">
                  <w:rPr>
                    <w:ins w:id="1713" w:author="Stephen McGough" w:date="2008-07-08T10:59:00Z"/>
                  </w:rPr>
                </w:rPrChange>
              </w:rPr>
            </w:pPr>
          </w:p>
        </w:tc>
      </w:tr>
      <w:tr w:rsidR="000F06DC">
        <w:trPr>
          <w:ins w:id="1714" w:author="Stephen McGough" w:date="2008-07-08T10:59:00Z"/>
        </w:trPr>
        <w:tc>
          <w:tcPr>
            <w:tcW w:w="3174" w:type="dxa"/>
            <w:tcBorders>
              <w:left w:val="single" w:sz="4" w:space="0" w:color="000000"/>
              <w:bottom w:val="single" w:sz="4" w:space="0" w:color="000000"/>
            </w:tcBorders>
          </w:tcPr>
          <w:p w:rsidR="000F06DC" w:rsidRPr="005B1F44" w:rsidRDefault="0032616F">
            <w:pPr>
              <w:numPr>
                <w:ins w:id="1715" w:author="Stephen McGough" w:date="2008-07-08T10:59:00Z"/>
              </w:numPr>
              <w:snapToGrid w:val="0"/>
              <w:ind w:firstLine="720"/>
              <w:jc w:val="right"/>
              <w:rPr>
                <w:ins w:id="1716" w:author="Stephen McGough" w:date="2008-07-08T10:59:00Z"/>
                <w:sz w:val="18"/>
                <w:rPrChange w:id="1717" w:author="Stephen McGough" w:date="2008-07-08T12:05:00Z">
                  <w:rPr>
                    <w:ins w:id="1718" w:author="Stephen McGough" w:date="2008-07-08T10:59:00Z"/>
                  </w:rPr>
                </w:rPrChange>
              </w:rPr>
            </w:pPr>
            <w:ins w:id="1719" w:author="Stephen McGough" w:date="2008-07-08T10:59:00Z">
              <w:r w:rsidRPr="0032616F">
                <w:rPr>
                  <w:sz w:val="18"/>
                  <w:rPrChange w:id="1720" w:author="Stephen McGough" w:date="2008-07-08T12:05:00Z">
                    <w:rPr>
                      <w:rFonts w:eastAsia="ＭＳ 明朝"/>
                      <w:bCs/>
                      <w:kern w:val="32"/>
                      <w:sz w:val="16"/>
                      <w:szCs w:val="16"/>
                      <w:lang w:eastAsia="ja-JP"/>
                    </w:rPr>
                  </w:rPrChange>
                </w:rPr>
                <w:t xml:space="preserve">TotalCPUCount </w:t>
              </w:r>
            </w:ins>
          </w:p>
        </w:tc>
        <w:tc>
          <w:tcPr>
            <w:tcW w:w="738" w:type="dxa"/>
            <w:tcBorders>
              <w:left w:val="single" w:sz="4" w:space="0" w:color="000000"/>
              <w:bottom w:val="single" w:sz="4" w:space="0" w:color="000000"/>
            </w:tcBorders>
          </w:tcPr>
          <w:p w:rsidR="000F06DC" w:rsidRPr="005B1F44" w:rsidRDefault="0032616F">
            <w:pPr>
              <w:numPr>
                <w:ins w:id="1721" w:author="Stephen McGough" w:date="2008-07-08T10:59:00Z"/>
              </w:numPr>
              <w:snapToGrid w:val="0"/>
              <w:rPr>
                <w:ins w:id="1722" w:author="Stephen McGough" w:date="2008-07-08T10:59:00Z"/>
                <w:sz w:val="18"/>
                <w:rPrChange w:id="1723" w:author="Stephen McGough" w:date="2008-07-08T12:05:00Z">
                  <w:rPr>
                    <w:ins w:id="1724" w:author="Stephen McGough" w:date="2008-07-08T10:59:00Z"/>
                  </w:rPr>
                </w:rPrChange>
              </w:rPr>
            </w:pPr>
            <w:ins w:id="1725" w:author="Stephen McGough" w:date="2008-07-08T10:59:00Z">
              <w:r w:rsidRPr="0032616F">
                <w:rPr>
                  <w:sz w:val="18"/>
                  <w:rPrChange w:id="1726"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727" w:author="Stephen McGough" w:date="2008-07-08T10:59:00Z"/>
              </w:numPr>
              <w:snapToGrid w:val="0"/>
              <w:rPr>
                <w:ins w:id="1728" w:author="Stephen McGough" w:date="2008-07-08T10:59:00Z"/>
                <w:sz w:val="18"/>
                <w:rPrChange w:id="1729" w:author="Stephen McGough" w:date="2008-07-08T12:05:00Z">
                  <w:rPr>
                    <w:ins w:id="1730"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731" w:author="Stephen McGough" w:date="2008-07-08T10:59:00Z"/>
              </w:numPr>
              <w:snapToGrid w:val="0"/>
              <w:rPr>
                <w:ins w:id="1732" w:author="Stephen McGough" w:date="2008-07-08T10:59:00Z"/>
                <w:sz w:val="18"/>
                <w:rPrChange w:id="1733" w:author="Stephen McGough" w:date="2008-07-08T12:05:00Z">
                  <w:rPr>
                    <w:ins w:id="1734"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735" w:author="Stephen McGough" w:date="2008-07-08T10:59:00Z"/>
              </w:numPr>
              <w:snapToGrid w:val="0"/>
              <w:rPr>
                <w:ins w:id="1736" w:author="Stephen McGough" w:date="2008-07-08T10:59:00Z"/>
                <w:sz w:val="18"/>
                <w:rPrChange w:id="1737" w:author="Stephen McGough" w:date="2008-07-08T12:05:00Z">
                  <w:rPr>
                    <w:ins w:id="1738" w:author="Stephen McGough" w:date="2008-07-08T10:59:00Z"/>
                  </w:rPr>
                </w:rPrChange>
              </w:rPr>
            </w:pPr>
          </w:p>
        </w:tc>
      </w:tr>
      <w:tr w:rsidR="000F06DC">
        <w:trPr>
          <w:ins w:id="1739" w:author="Stephen McGough" w:date="2008-07-08T10:59:00Z"/>
        </w:trPr>
        <w:tc>
          <w:tcPr>
            <w:tcW w:w="3174" w:type="dxa"/>
            <w:tcBorders>
              <w:left w:val="single" w:sz="4" w:space="0" w:color="000000"/>
              <w:bottom w:val="single" w:sz="4" w:space="0" w:color="000000"/>
            </w:tcBorders>
          </w:tcPr>
          <w:p w:rsidR="000F06DC" w:rsidRPr="005B1F44" w:rsidRDefault="0032616F">
            <w:pPr>
              <w:numPr>
                <w:ins w:id="1740" w:author="Stephen McGough" w:date="2008-07-08T10:59:00Z"/>
              </w:numPr>
              <w:snapToGrid w:val="0"/>
              <w:ind w:firstLine="720"/>
              <w:jc w:val="right"/>
              <w:rPr>
                <w:ins w:id="1741" w:author="Stephen McGough" w:date="2008-07-08T10:59:00Z"/>
                <w:sz w:val="18"/>
                <w:rPrChange w:id="1742" w:author="Stephen McGough" w:date="2008-07-08T12:05:00Z">
                  <w:rPr>
                    <w:ins w:id="1743" w:author="Stephen McGough" w:date="2008-07-08T10:59:00Z"/>
                  </w:rPr>
                </w:rPrChange>
              </w:rPr>
            </w:pPr>
            <w:ins w:id="1744" w:author="Stephen McGough" w:date="2008-07-08T10:59:00Z">
              <w:r w:rsidRPr="0032616F">
                <w:rPr>
                  <w:sz w:val="18"/>
                  <w:rPrChange w:id="1745" w:author="Stephen McGough" w:date="2008-07-08T12:05:00Z">
                    <w:rPr>
                      <w:rFonts w:eastAsia="ＭＳ 明朝"/>
                      <w:bCs/>
                      <w:kern w:val="32"/>
                      <w:sz w:val="16"/>
                      <w:szCs w:val="16"/>
                      <w:lang w:eastAsia="ja-JP"/>
                    </w:rPr>
                  </w:rPrChange>
                </w:rPr>
                <w:t>TotalPhysicalMemory</w:t>
              </w:r>
            </w:ins>
          </w:p>
        </w:tc>
        <w:tc>
          <w:tcPr>
            <w:tcW w:w="738" w:type="dxa"/>
            <w:tcBorders>
              <w:left w:val="single" w:sz="4" w:space="0" w:color="000000"/>
              <w:bottom w:val="single" w:sz="4" w:space="0" w:color="000000"/>
            </w:tcBorders>
          </w:tcPr>
          <w:p w:rsidR="000F06DC" w:rsidRPr="005B1F44" w:rsidRDefault="0032616F">
            <w:pPr>
              <w:numPr>
                <w:ins w:id="1746" w:author="Stephen McGough" w:date="2008-07-08T10:59:00Z"/>
              </w:numPr>
              <w:snapToGrid w:val="0"/>
              <w:rPr>
                <w:ins w:id="1747" w:author="Stephen McGough" w:date="2008-07-08T10:59:00Z"/>
                <w:sz w:val="18"/>
                <w:rPrChange w:id="1748" w:author="Stephen McGough" w:date="2008-07-08T12:05:00Z">
                  <w:rPr>
                    <w:ins w:id="1749" w:author="Stephen McGough" w:date="2008-07-08T10:59:00Z"/>
                  </w:rPr>
                </w:rPrChange>
              </w:rPr>
            </w:pPr>
            <w:ins w:id="1750" w:author="Stephen McGough" w:date="2008-07-08T10:59:00Z">
              <w:r w:rsidRPr="0032616F">
                <w:rPr>
                  <w:sz w:val="18"/>
                  <w:rPrChange w:id="1751"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752" w:author="Stephen McGough" w:date="2008-07-08T10:59:00Z"/>
              </w:numPr>
              <w:snapToGrid w:val="0"/>
              <w:rPr>
                <w:ins w:id="1753" w:author="Stephen McGough" w:date="2008-07-08T10:59:00Z"/>
                <w:sz w:val="18"/>
                <w:rPrChange w:id="1754" w:author="Stephen McGough" w:date="2008-07-08T12:05:00Z">
                  <w:rPr>
                    <w:ins w:id="1755"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756" w:author="Stephen McGough" w:date="2008-07-08T10:59:00Z"/>
              </w:numPr>
              <w:snapToGrid w:val="0"/>
              <w:rPr>
                <w:ins w:id="1757" w:author="Stephen McGough" w:date="2008-07-08T10:59:00Z"/>
                <w:sz w:val="18"/>
                <w:rPrChange w:id="1758" w:author="Stephen McGough" w:date="2008-07-08T12:05:00Z">
                  <w:rPr>
                    <w:ins w:id="1759"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760" w:author="Stephen McGough" w:date="2008-07-08T10:59:00Z"/>
              </w:numPr>
              <w:snapToGrid w:val="0"/>
              <w:rPr>
                <w:ins w:id="1761" w:author="Stephen McGough" w:date="2008-07-08T10:59:00Z"/>
                <w:sz w:val="18"/>
                <w:rPrChange w:id="1762" w:author="Stephen McGough" w:date="2008-07-08T12:05:00Z">
                  <w:rPr>
                    <w:ins w:id="1763" w:author="Stephen McGough" w:date="2008-07-08T10:59:00Z"/>
                  </w:rPr>
                </w:rPrChange>
              </w:rPr>
            </w:pPr>
          </w:p>
        </w:tc>
      </w:tr>
      <w:tr w:rsidR="000F06DC">
        <w:trPr>
          <w:ins w:id="1764" w:author="Stephen McGough" w:date="2008-07-08T10:59:00Z"/>
        </w:trPr>
        <w:tc>
          <w:tcPr>
            <w:tcW w:w="3174" w:type="dxa"/>
            <w:tcBorders>
              <w:left w:val="single" w:sz="4" w:space="0" w:color="000000"/>
              <w:bottom w:val="single" w:sz="4" w:space="0" w:color="000000"/>
            </w:tcBorders>
          </w:tcPr>
          <w:p w:rsidR="000F06DC" w:rsidRPr="005B1F44" w:rsidRDefault="0032616F">
            <w:pPr>
              <w:numPr>
                <w:ins w:id="1765" w:author="Stephen McGough" w:date="2008-07-08T10:59:00Z"/>
              </w:numPr>
              <w:snapToGrid w:val="0"/>
              <w:ind w:firstLine="720"/>
              <w:jc w:val="right"/>
              <w:rPr>
                <w:ins w:id="1766" w:author="Stephen McGough" w:date="2008-07-08T10:59:00Z"/>
                <w:sz w:val="18"/>
                <w:rPrChange w:id="1767" w:author="Stephen McGough" w:date="2008-07-08T12:05:00Z">
                  <w:rPr>
                    <w:ins w:id="1768" w:author="Stephen McGough" w:date="2008-07-08T10:59:00Z"/>
                  </w:rPr>
                </w:rPrChange>
              </w:rPr>
            </w:pPr>
            <w:ins w:id="1769" w:author="Stephen McGough" w:date="2008-07-08T10:59:00Z">
              <w:r w:rsidRPr="0032616F">
                <w:rPr>
                  <w:sz w:val="18"/>
                  <w:rPrChange w:id="1770" w:author="Stephen McGough" w:date="2008-07-08T12:05:00Z">
                    <w:rPr>
                      <w:rFonts w:eastAsia="ＭＳ 明朝"/>
                      <w:bCs/>
                      <w:kern w:val="32"/>
                      <w:sz w:val="16"/>
                      <w:szCs w:val="16"/>
                      <w:lang w:eastAsia="ja-JP"/>
                    </w:rPr>
                  </w:rPrChange>
                </w:rPr>
                <w:t>TotalVirtualMemory</w:t>
              </w:r>
            </w:ins>
          </w:p>
        </w:tc>
        <w:tc>
          <w:tcPr>
            <w:tcW w:w="738" w:type="dxa"/>
            <w:tcBorders>
              <w:left w:val="single" w:sz="4" w:space="0" w:color="000000"/>
              <w:bottom w:val="single" w:sz="4" w:space="0" w:color="000000"/>
            </w:tcBorders>
          </w:tcPr>
          <w:p w:rsidR="000F06DC" w:rsidRPr="005B1F44" w:rsidRDefault="000F06DC">
            <w:pPr>
              <w:numPr>
                <w:ins w:id="1771" w:author="Stephen McGough" w:date="2008-07-08T10:59:00Z"/>
              </w:numPr>
              <w:snapToGrid w:val="0"/>
              <w:rPr>
                <w:ins w:id="1772" w:author="Stephen McGough" w:date="2008-07-08T10:59:00Z"/>
                <w:sz w:val="18"/>
                <w:rPrChange w:id="1773" w:author="Stephen McGough" w:date="2008-07-08T12:05:00Z">
                  <w:rPr>
                    <w:ins w:id="1774"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775" w:author="Stephen McGough" w:date="2008-07-08T10:59:00Z"/>
              </w:numPr>
              <w:snapToGrid w:val="0"/>
              <w:rPr>
                <w:ins w:id="1776" w:author="Stephen McGough" w:date="2008-07-08T10:59:00Z"/>
                <w:sz w:val="18"/>
                <w:rPrChange w:id="1777" w:author="Stephen McGough" w:date="2008-07-08T12:05:00Z">
                  <w:rPr>
                    <w:ins w:id="1778" w:author="Stephen McGough" w:date="2008-07-08T10:59:00Z"/>
                  </w:rPr>
                </w:rPrChange>
              </w:rPr>
            </w:pPr>
            <w:ins w:id="1779" w:author="Stephen McGough" w:date="2008-07-08T10:59:00Z">
              <w:r w:rsidRPr="0032616F">
                <w:rPr>
                  <w:sz w:val="18"/>
                  <w:rPrChange w:id="1780"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781" w:author="Stephen McGough" w:date="2008-07-08T10:59:00Z"/>
              </w:numPr>
              <w:snapToGrid w:val="0"/>
              <w:rPr>
                <w:ins w:id="1782" w:author="Stephen McGough" w:date="2008-07-08T10:59:00Z"/>
                <w:sz w:val="18"/>
                <w:rPrChange w:id="1783" w:author="Stephen McGough" w:date="2008-07-08T12:05:00Z">
                  <w:rPr>
                    <w:ins w:id="1784"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785" w:author="Stephen McGough" w:date="2008-07-08T10:59:00Z"/>
              </w:numPr>
              <w:snapToGrid w:val="0"/>
              <w:rPr>
                <w:ins w:id="1786" w:author="Stephen McGough" w:date="2008-07-08T10:59:00Z"/>
                <w:sz w:val="18"/>
                <w:rPrChange w:id="1787" w:author="Stephen McGough" w:date="2008-07-08T12:05:00Z">
                  <w:rPr>
                    <w:ins w:id="1788" w:author="Stephen McGough" w:date="2008-07-08T10:59:00Z"/>
                  </w:rPr>
                </w:rPrChange>
              </w:rPr>
            </w:pPr>
            <w:ins w:id="1789" w:author="Stephen McGough" w:date="2008-07-08T10:59:00Z">
              <w:r w:rsidRPr="0032616F">
                <w:rPr>
                  <w:sz w:val="18"/>
                  <w:rPrChange w:id="1790" w:author="Stephen McGough" w:date="2008-07-08T12:05:00Z">
                    <w:rPr>
                      <w:rFonts w:eastAsia="ＭＳ 明朝"/>
                      <w:bCs/>
                      <w:kern w:val="32"/>
                      <w:sz w:val="16"/>
                      <w:szCs w:val="16"/>
                      <w:lang w:eastAsia="ja-JP"/>
                    </w:rPr>
                  </w:rPrChange>
                </w:rPr>
                <w:t>We plan to use it in the future</w:t>
              </w:r>
            </w:ins>
          </w:p>
        </w:tc>
      </w:tr>
      <w:tr w:rsidR="000F06DC">
        <w:trPr>
          <w:ins w:id="1791" w:author="Stephen McGough" w:date="2008-07-08T10:59:00Z"/>
        </w:trPr>
        <w:tc>
          <w:tcPr>
            <w:tcW w:w="3174" w:type="dxa"/>
            <w:tcBorders>
              <w:left w:val="single" w:sz="4" w:space="0" w:color="000000"/>
              <w:bottom w:val="single" w:sz="4" w:space="0" w:color="000000"/>
            </w:tcBorders>
          </w:tcPr>
          <w:p w:rsidR="000F06DC" w:rsidRPr="005B1F44" w:rsidRDefault="0032616F">
            <w:pPr>
              <w:numPr>
                <w:ins w:id="1792" w:author="Stephen McGough" w:date="2008-07-08T10:59:00Z"/>
              </w:numPr>
              <w:snapToGrid w:val="0"/>
              <w:ind w:firstLine="720"/>
              <w:jc w:val="right"/>
              <w:rPr>
                <w:ins w:id="1793" w:author="Stephen McGough" w:date="2008-07-08T10:59:00Z"/>
                <w:sz w:val="18"/>
                <w:rPrChange w:id="1794" w:author="Stephen McGough" w:date="2008-07-08T12:05:00Z">
                  <w:rPr>
                    <w:ins w:id="1795" w:author="Stephen McGough" w:date="2008-07-08T10:59:00Z"/>
                  </w:rPr>
                </w:rPrChange>
              </w:rPr>
            </w:pPr>
            <w:ins w:id="1796" w:author="Stephen McGough" w:date="2008-07-08T10:59:00Z">
              <w:r w:rsidRPr="0032616F">
                <w:rPr>
                  <w:sz w:val="18"/>
                  <w:rPrChange w:id="1797" w:author="Stephen McGough" w:date="2008-07-08T12:05:00Z">
                    <w:rPr>
                      <w:rFonts w:eastAsia="ＭＳ 明朝"/>
                      <w:bCs/>
                      <w:kern w:val="32"/>
                      <w:sz w:val="16"/>
                      <w:szCs w:val="16"/>
                      <w:lang w:eastAsia="ja-JP"/>
                    </w:rPr>
                  </w:rPrChange>
                </w:rPr>
                <w:t xml:space="preserve">TotalDiskSpace </w:t>
              </w:r>
            </w:ins>
          </w:p>
        </w:tc>
        <w:tc>
          <w:tcPr>
            <w:tcW w:w="738" w:type="dxa"/>
            <w:tcBorders>
              <w:left w:val="single" w:sz="4" w:space="0" w:color="000000"/>
              <w:bottom w:val="single" w:sz="4" w:space="0" w:color="000000"/>
            </w:tcBorders>
          </w:tcPr>
          <w:p w:rsidR="000F06DC" w:rsidRPr="005B1F44" w:rsidRDefault="000F06DC">
            <w:pPr>
              <w:numPr>
                <w:ins w:id="1798" w:author="Stephen McGough" w:date="2008-07-08T10:59:00Z"/>
              </w:numPr>
              <w:snapToGrid w:val="0"/>
              <w:rPr>
                <w:ins w:id="1799" w:author="Stephen McGough" w:date="2008-07-08T10:59:00Z"/>
                <w:sz w:val="18"/>
                <w:rPrChange w:id="1800" w:author="Stephen McGough" w:date="2008-07-08T12:05:00Z">
                  <w:rPr>
                    <w:ins w:id="1801"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802" w:author="Stephen McGough" w:date="2008-07-08T10:59:00Z"/>
              </w:numPr>
              <w:snapToGrid w:val="0"/>
              <w:rPr>
                <w:ins w:id="1803" w:author="Stephen McGough" w:date="2008-07-08T10:59:00Z"/>
                <w:sz w:val="18"/>
                <w:rPrChange w:id="1804" w:author="Stephen McGough" w:date="2008-07-08T12:05:00Z">
                  <w:rPr>
                    <w:ins w:id="1805" w:author="Stephen McGough" w:date="2008-07-08T10:59:00Z"/>
                  </w:rPr>
                </w:rPrChange>
              </w:rPr>
            </w:pPr>
            <w:ins w:id="1806" w:author="Stephen McGough" w:date="2008-07-08T10:59:00Z">
              <w:r w:rsidRPr="0032616F">
                <w:rPr>
                  <w:sz w:val="18"/>
                  <w:rPrChange w:id="1807"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808" w:author="Stephen McGough" w:date="2008-07-08T10:59:00Z"/>
              </w:numPr>
              <w:snapToGrid w:val="0"/>
              <w:rPr>
                <w:ins w:id="1809" w:author="Stephen McGough" w:date="2008-07-08T10:59:00Z"/>
                <w:sz w:val="18"/>
                <w:rPrChange w:id="1810" w:author="Stephen McGough" w:date="2008-07-08T12:05:00Z">
                  <w:rPr>
                    <w:ins w:id="1811"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812" w:author="Stephen McGough" w:date="2008-07-08T10:59:00Z"/>
              </w:numPr>
              <w:snapToGrid w:val="0"/>
              <w:rPr>
                <w:ins w:id="1813" w:author="Stephen McGough" w:date="2008-07-08T10:59:00Z"/>
                <w:sz w:val="18"/>
                <w:rPrChange w:id="1814" w:author="Stephen McGough" w:date="2008-07-08T12:05:00Z">
                  <w:rPr>
                    <w:ins w:id="1815" w:author="Stephen McGough" w:date="2008-07-08T10:59:00Z"/>
                  </w:rPr>
                </w:rPrChange>
              </w:rPr>
            </w:pPr>
            <w:ins w:id="1816" w:author="Stephen McGough" w:date="2008-07-08T10:59:00Z">
              <w:r w:rsidRPr="0032616F">
                <w:rPr>
                  <w:sz w:val="18"/>
                  <w:rPrChange w:id="1817" w:author="Stephen McGough" w:date="2008-07-08T12:05:00Z">
                    <w:rPr>
                      <w:rFonts w:eastAsia="ＭＳ 明朝"/>
                      <w:bCs/>
                      <w:kern w:val="32"/>
                      <w:sz w:val="16"/>
                      <w:szCs w:val="16"/>
                      <w:lang w:eastAsia="ja-JP"/>
                    </w:rPr>
                  </w:rPrChange>
                </w:rPr>
                <w:t>We plan to use it in the future</w:t>
              </w:r>
            </w:ins>
          </w:p>
        </w:tc>
      </w:tr>
      <w:tr w:rsidR="000F06DC">
        <w:trPr>
          <w:ins w:id="1818" w:author="Stephen McGough" w:date="2008-07-08T10:59:00Z"/>
        </w:trPr>
        <w:tc>
          <w:tcPr>
            <w:tcW w:w="3174" w:type="dxa"/>
            <w:tcBorders>
              <w:left w:val="single" w:sz="4" w:space="0" w:color="000000"/>
              <w:bottom w:val="single" w:sz="4" w:space="0" w:color="000000"/>
            </w:tcBorders>
          </w:tcPr>
          <w:p w:rsidR="000F06DC" w:rsidRPr="005B1F44" w:rsidRDefault="0032616F">
            <w:pPr>
              <w:numPr>
                <w:ins w:id="1819" w:author="Stephen McGough" w:date="2008-07-08T10:59:00Z"/>
              </w:numPr>
              <w:snapToGrid w:val="0"/>
              <w:ind w:firstLine="720"/>
              <w:jc w:val="right"/>
              <w:rPr>
                <w:ins w:id="1820" w:author="Stephen McGough" w:date="2008-07-08T10:59:00Z"/>
                <w:sz w:val="18"/>
                <w:rPrChange w:id="1821" w:author="Stephen McGough" w:date="2008-07-08T12:05:00Z">
                  <w:rPr>
                    <w:ins w:id="1822" w:author="Stephen McGough" w:date="2008-07-08T10:59:00Z"/>
                  </w:rPr>
                </w:rPrChange>
              </w:rPr>
            </w:pPr>
            <w:ins w:id="1823" w:author="Stephen McGough" w:date="2008-07-08T10:59:00Z">
              <w:r w:rsidRPr="0032616F">
                <w:rPr>
                  <w:sz w:val="18"/>
                  <w:rPrChange w:id="1824" w:author="Stephen McGough" w:date="2008-07-08T12:05:00Z">
                    <w:rPr>
                      <w:rFonts w:eastAsia="ＭＳ 明朝"/>
                      <w:bCs/>
                      <w:kern w:val="32"/>
                      <w:sz w:val="16"/>
                      <w:szCs w:val="16"/>
                      <w:lang w:eastAsia="ja-JP"/>
                    </w:rPr>
                  </w:rPrChange>
                </w:rPr>
                <w:t>TotalResourceCount</w:t>
              </w:r>
            </w:ins>
          </w:p>
        </w:tc>
        <w:tc>
          <w:tcPr>
            <w:tcW w:w="738" w:type="dxa"/>
            <w:tcBorders>
              <w:left w:val="single" w:sz="4" w:space="0" w:color="000000"/>
              <w:bottom w:val="single" w:sz="4" w:space="0" w:color="000000"/>
            </w:tcBorders>
          </w:tcPr>
          <w:p w:rsidR="000F06DC" w:rsidRPr="005B1F44" w:rsidRDefault="000F06DC">
            <w:pPr>
              <w:numPr>
                <w:ins w:id="1825" w:author="Stephen McGough" w:date="2008-07-08T10:59:00Z"/>
              </w:numPr>
              <w:snapToGrid w:val="0"/>
              <w:rPr>
                <w:ins w:id="1826" w:author="Stephen McGough" w:date="2008-07-08T10:59:00Z"/>
                <w:sz w:val="18"/>
                <w:rPrChange w:id="1827" w:author="Stephen McGough" w:date="2008-07-08T12:05:00Z">
                  <w:rPr>
                    <w:ins w:id="1828"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829" w:author="Stephen McGough" w:date="2008-07-08T10:59:00Z"/>
              </w:numPr>
              <w:snapToGrid w:val="0"/>
              <w:rPr>
                <w:ins w:id="1830" w:author="Stephen McGough" w:date="2008-07-08T10:59:00Z"/>
                <w:sz w:val="18"/>
                <w:rPrChange w:id="1831" w:author="Stephen McGough" w:date="2008-07-08T12:05:00Z">
                  <w:rPr>
                    <w:ins w:id="1832" w:author="Stephen McGough" w:date="2008-07-08T10:59:00Z"/>
                  </w:rPr>
                </w:rPrChange>
              </w:rPr>
            </w:pPr>
            <w:ins w:id="1833" w:author="Stephen McGough" w:date="2008-07-08T10:59:00Z">
              <w:r w:rsidRPr="0032616F">
                <w:rPr>
                  <w:sz w:val="18"/>
                  <w:rPrChange w:id="1834"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835" w:author="Stephen McGough" w:date="2008-07-08T10:59:00Z"/>
              </w:numPr>
              <w:snapToGrid w:val="0"/>
              <w:rPr>
                <w:ins w:id="1836" w:author="Stephen McGough" w:date="2008-07-08T10:59:00Z"/>
                <w:sz w:val="18"/>
                <w:rPrChange w:id="1837" w:author="Stephen McGough" w:date="2008-07-08T12:05:00Z">
                  <w:rPr>
                    <w:ins w:id="1838"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839" w:author="Stephen McGough" w:date="2008-07-08T10:59:00Z"/>
              </w:numPr>
              <w:snapToGrid w:val="0"/>
              <w:rPr>
                <w:ins w:id="1840" w:author="Stephen McGough" w:date="2008-07-08T10:59:00Z"/>
                <w:sz w:val="18"/>
                <w:rPrChange w:id="1841" w:author="Stephen McGough" w:date="2008-07-08T12:05:00Z">
                  <w:rPr>
                    <w:ins w:id="1842" w:author="Stephen McGough" w:date="2008-07-08T10:59:00Z"/>
                  </w:rPr>
                </w:rPrChange>
              </w:rPr>
            </w:pPr>
            <w:ins w:id="1843" w:author="Stephen McGough" w:date="2008-07-08T10:59:00Z">
              <w:r w:rsidRPr="0032616F">
                <w:rPr>
                  <w:sz w:val="18"/>
                  <w:rPrChange w:id="1844" w:author="Stephen McGough" w:date="2008-07-08T12:05:00Z">
                    <w:rPr>
                      <w:rFonts w:eastAsia="ＭＳ 明朝"/>
                      <w:bCs/>
                      <w:kern w:val="32"/>
                      <w:sz w:val="16"/>
                      <w:szCs w:val="16"/>
                      <w:lang w:eastAsia="ja-JP"/>
                    </w:rPr>
                  </w:rPrChange>
                </w:rPr>
                <w:t>We plan to use it in the future</w:t>
              </w:r>
            </w:ins>
          </w:p>
        </w:tc>
      </w:tr>
      <w:tr w:rsidR="000F06DC">
        <w:trPr>
          <w:ins w:id="1845" w:author="Stephen McGough" w:date="2008-07-08T10:59:00Z"/>
        </w:trPr>
        <w:tc>
          <w:tcPr>
            <w:tcW w:w="3174" w:type="dxa"/>
            <w:tcBorders>
              <w:left w:val="single" w:sz="4" w:space="0" w:color="000000"/>
              <w:bottom w:val="single" w:sz="4" w:space="0" w:color="000000"/>
            </w:tcBorders>
          </w:tcPr>
          <w:p w:rsidR="000F06DC" w:rsidRPr="005B1F44" w:rsidRDefault="0032616F">
            <w:pPr>
              <w:numPr>
                <w:ins w:id="1846" w:author="Stephen McGough" w:date="2008-07-08T10:59:00Z"/>
              </w:numPr>
              <w:snapToGrid w:val="0"/>
              <w:rPr>
                <w:ins w:id="1847" w:author="Stephen McGough" w:date="2008-07-08T10:59:00Z"/>
                <w:sz w:val="18"/>
                <w:rPrChange w:id="1848" w:author="Stephen McGough" w:date="2008-07-08T12:05:00Z">
                  <w:rPr>
                    <w:ins w:id="1849" w:author="Stephen McGough" w:date="2008-07-08T10:59:00Z"/>
                  </w:rPr>
                </w:rPrChange>
              </w:rPr>
            </w:pPr>
            <w:ins w:id="1850" w:author="Stephen McGough" w:date="2008-07-08T10:59:00Z">
              <w:r w:rsidRPr="0032616F">
                <w:rPr>
                  <w:sz w:val="18"/>
                  <w:rPrChange w:id="1851" w:author="Stephen McGough" w:date="2008-07-08T12:05:00Z">
                    <w:rPr>
                      <w:rFonts w:eastAsia="ＭＳ 明朝"/>
                      <w:bCs/>
                      <w:kern w:val="32"/>
                      <w:sz w:val="16"/>
                      <w:szCs w:val="16"/>
                      <w:lang w:eastAsia="ja-JP"/>
                    </w:rPr>
                  </w:rPrChange>
                </w:rPr>
                <w:t>DataStaging</w:t>
              </w:r>
              <w:r w:rsidRPr="0032616F">
                <w:rPr>
                  <w:sz w:val="18"/>
                  <w:rPrChange w:id="1852" w:author="Stephen McGough" w:date="2008-07-08T12:05:00Z">
                    <w:rPr>
                      <w:rFonts w:eastAsia="ＭＳ 明朝"/>
                      <w:bCs/>
                      <w:kern w:val="32"/>
                      <w:sz w:val="16"/>
                      <w:szCs w:val="16"/>
                      <w:lang w:eastAsia="ja-JP"/>
                    </w:rPr>
                  </w:rPrChange>
                </w:rPr>
                <w:tab/>
              </w:r>
            </w:ins>
          </w:p>
        </w:tc>
        <w:tc>
          <w:tcPr>
            <w:tcW w:w="738" w:type="dxa"/>
            <w:tcBorders>
              <w:left w:val="single" w:sz="4" w:space="0" w:color="000000"/>
              <w:bottom w:val="single" w:sz="4" w:space="0" w:color="000000"/>
            </w:tcBorders>
          </w:tcPr>
          <w:p w:rsidR="000F06DC" w:rsidRPr="005B1F44" w:rsidRDefault="0032616F">
            <w:pPr>
              <w:numPr>
                <w:ins w:id="1853" w:author="Stephen McGough" w:date="2008-07-08T10:59:00Z"/>
              </w:numPr>
              <w:snapToGrid w:val="0"/>
              <w:rPr>
                <w:ins w:id="1854" w:author="Stephen McGough" w:date="2008-07-08T10:59:00Z"/>
                <w:sz w:val="18"/>
                <w:rPrChange w:id="1855" w:author="Stephen McGough" w:date="2008-07-08T12:05:00Z">
                  <w:rPr>
                    <w:ins w:id="1856" w:author="Stephen McGough" w:date="2008-07-08T10:59:00Z"/>
                  </w:rPr>
                </w:rPrChange>
              </w:rPr>
            </w:pPr>
            <w:ins w:id="1857" w:author="Stephen McGough" w:date="2008-07-08T10:59:00Z">
              <w:r w:rsidRPr="0032616F">
                <w:rPr>
                  <w:sz w:val="18"/>
                  <w:rPrChange w:id="1858"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859" w:author="Stephen McGough" w:date="2008-07-08T10:59:00Z"/>
              </w:numPr>
              <w:snapToGrid w:val="0"/>
              <w:rPr>
                <w:ins w:id="1860" w:author="Stephen McGough" w:date="2008-07-08T10:59:00Z"/>
                <w:sz w:val="18"/>
                <w:rPrChange w:id="1861" w:author="Stephen McGough" w:date="2008-07-08T12:05:00Z">
                  <w:rPr>
                    <w:ins w:id="1862"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863" w:author="Stephen McGough" w:date="2008-07-08T10:59:00Z"/>
              </w:numPr>
              <w:snapToGrid w:val="0"/>
              <w:rPr>
                <w:ins w:id="1864" w:author="Stephen McGough" w:date="2008-07-08T10:59:00Z"/>
                <w:sz w:val="18"/>
                <w:rPrChange w:id="1865" w:author="Stephen McGough" w:date="2008-07-08T12:05:00Z">
                  <w:rPr>
                    <w:ins w:id="1866"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867" w:author="Stephen McGough" w:date="2008-07-08T10:59:00Z"/>
              </w:numPr>
              <w:snapToGrid w:val="0"/>
              <w:rPr>
                <w:ins w:id="1868" w:author="Stephen McGough" w:date="2008-07-08T10:59:00Z"/>
                <w:sz w:val="18"/>
                <w:rPrChange w:id="1869" w:author="Stephen McGough" w:date="2008-07-08T12:05:00Z">
                  <w:rPr>
                    <w:ins w:id="1870" w:author="Stephen McGough" w:date="2008-07-08T10:59:00Z"/>
                  </w:rPr>
                </w:rPrChange>
              </w:rPr>
            </w:pPr>
          </w:p>
        </w:tc>
      </w:tr>
      <w:tr w:rsidR="000F06DC">
        <w:trPr>
          <w:ins w:id="1871" w:author="Stephen McGough" w:date="2008-07-08T10:59:00Z"/>
        </w:trPr>
        <w:tc>
          <w:tcPr>
            <w:tcW w:w="3174" w:type="dxa"/>
            <w:tcBorders>
              <w:left w:val="single" w:sz="4" w:space="0" w:color="000000"/>
              <w:bottom w:val="single" w:sz="4" w:space="0" w:color="000000"/>
            </w:tcBorders>
          </w:tcPr>
          <w:p w:rsidR="000F06DC" w:rsidRPr="005B1F44" w:rsidRDefault="0032616F">
            <w:pPr>
              <w:numPr>
                <w:ins w:id="1872" w:author="Stephen McGough" w:date="2008-07-08T10:59:00Z"/>
              </w:numPr>
              <w:snapToGrid w:val="0"/>
              <w:ind w:firstLine="720"/>
              <w:jc w:val="right"/>
              <w:rPr>
                <w:ins w:id="1873" w:author="Stephen McGough" w:date="2008-07-08T10:59:00Z"/>
                <w:sz w:val="18"/>
                <w:rPrChange w:id="1874" w:author="Stephen McGough" w:date="2008-07-08T12:05:00Z">
                  <w:rPr>
                    <w:ins w:id="1875" w:author="Stephen McGough" w:date="2008-07-08T10:59:00Z"/>
                  </w:rPr>
                </w:rPrChange>
              </w:rPr>
            </w:pPr>
            <w:ins w:id="1876" w:author="Stephen McGough" w:date="2008-07-08T10:59:00Z">
              <w:r w:rsidRPr="0032616F">
                <w:rPr>
                  <w:sz w:val="18"/>
                  <w:rPrChange w:id="1877" w:author="Stephen McGough" w:date="2008-07-08T12:05:00Z">
                    <w:rPr>
                      <w:rFonts w:eastAsia="ＭＳ 明朝"/>
                      <w:bCs/>
                      <w:kern w:val="32"/>
                      <w:sz w:val="16"/>
                      <w:szCs w:val="16"/>
                      <w:lang w:eastAsia="ja-JP"/>
                    </w:rPr>
                  </w:rPrChange>
                </w:rPr>
                <w:t>FileName</w:t>
              </w:r>
            </w:ins>
          </w:p>
        </w:tc>
        <w:tc>
          <w:tcPr>
            <w:tcW w:w="738" w:type="dxa"/>
            <w:tcBorders>
              <w:left w:val="single" w:sz="4" w:space="0" w:color="000000"/>
              <w:bottom w:val="single" w:sz="4" w:space="0" w:color="000000"/>
            </w:tcBorders>
          </w:tcPr>
          <w:p w:rsidR="000F06DC" w:rsidRPr="005B1F44" w:rsidRDefault="0032616F">
            <w:pPr>
              <w:numPr>
                <w:ins w:id="1878" w:author="Stephen McGough" w:date="2008-07-08T10:59:00Z"/>
              </w:numPr>
              <w:snapToGrid w:val="0"/>
              <w:rPr>
                <w:ins w:id="1879" w:author="Stephen McGough" w:date="2008-07-08T10:59:00Z"/>
                <w:sz w:val="18"/>
                <w:rPrChange w:id="1880" w:author="Stephen McGough" w:date="2008-07-08T12:05:00Z">
                  <w:rPr>
                    <w:ins w:id="1881" w:author="Stephen McGough" w:date="2008-07-08T10:59:00Z"/>
                  </w:rPr>
                </w:rPrChange>
              </w:rPr>
            </w:pPr>
            <w:ins w:id="1882" w:author="Stephen McGough" w:date="2008-07-08T10:59:00Z">
              <w:r w:rsidRPr="0032616F">
                <w:rPr>
                  <w:sz w:val="18"/>
                  <w:rPrChange w:id="1883"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884" w:author="Stephen McGough" w:date="2008-07-08T10:59:00Z"/>
              </w:numPr>
              <w:snapToGrid w:val="0"/>
              <w:rPr>
                <w:ins w:id="1885" w:author="Stephen McGough" w:date="2008-07-08T10:59:00Z"/>
                <w:sz w:val="18"/>
                <w:rPrChange w:id="1886" w:author="Stephen McGough" w:date="2008-07-08T12:05:00Z">
                  <w:rPr>
                    <w:ins w:id="1887"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888" w:author="Stephen McGough" w:date="2008-07-08T10:59:00Z"/>
              </w:numPr>
              <w:snapToGrid w:val="0"/>
              <w:rPr>
                <w:ins w:id="1889" w:author="Stephen McGough" w:date="2008-07-08T10:59:00Z"/>
                <w:sz w:val="18"/>
                <w:rPrChange w:id="1890" w:author="Stephen McGough" w:date="2008-07-08T12:05:00Z">
                  <w:rPr>
                    <w:ins w:id="1891"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892" w:author="Stephen McGough" w:date="2008-07-08T10:59:00Z"/>
              </w:numPr>
              <w:snapToGrid w:val="0"/>
              <w:rPr>
                <w:ins w:id="1893" w:author="Stephen McGough" w:date="2008-07-08T10:59:00Z"/>
                <w:sz w:val="18"/>
                <w:rPrChange w:id="1894" w:author="Stephen McGough" w:date="2008-07-08T12:05:00Z">
                  <w:rPr>
                    <w:ins w:id="1895" w:author="Stephen McGough" w:date="2008-07-08T10:59:00Z"/>
                  </w:rPr>
                </w:rPrChange>
              </w:rPr>
            </w:pPr>
          </w:p>
        </w:tc>
      </w:tr>
      <w:tr w:rsidR="000F06DC">
        <w:trPr>
          <w:ins w:id="1896" w:author="Stephen McGough" w:date="2008-07-08T10:59:00Z"/>
        </w:trPr>
        <w:tc>
          <w:tcPr>
            <w:tcW w:w="3174" w:type="dxa"/>
            <w:tcBorders>
              <w:left w:val="single" w:sz="4" w:space="0" w:color="000000"/>
              <w:bottom w:val="single" w:sz="4" w:space="0" w:color="000000"/>
            </w:tcBorders>
          </w:tcPr>
          <w:p w:rsidR="000F06DC" w:rsidRPr="005B1F44" w:rsidRDefault="0032616F">
            <w:pPr>
              <w:numPr>
                <w:ins w:id="1897" w:author="Stephen McGough" w:date="2008-07-08T10:59:00Z"/>
              </w:numPr>
              <w:snapToGrid w:val="0"/>
              <w:ind w:firstLine="720"/>
              <w:jc w:val="right"/>
              <w:rPr>
                <w:ins w:id="1898" w:author="Stephen McGough" w:date="2008-07-08T10:59:00Z"/>
                <w:sz w:val="18"/>
                <w:rPrChange w:id="1899" w:author="Stephen McGough" w:date="2008-07-08T12:05:00Z">
                  <w:rPr>
                    <w:ins w:id="1900" w:author="Stephen McGough" w:date="2008-07-08T10:59:00Z"/>
                  </w:rPr>
                </w:rPrChange>
              </w:rPr>
            </w:pPr>
            <w:ins w:id="1901" w:author="Stephen McGough" w:date="2008-07-08T10:59:00Z">
              <w:r w:rsidRPr="0032616F">
                <w:rPr>
                  <w:sz w:val="18"/>
                  <w:rPrChange w:id="1902" w:author="Stephen McGough" w:date="2008-07-08T12:05:00Z">
                    <w:rPr>
                      <w:rFonts w:eastAsia="ＭＳ 明朝"/>
                      <w:bCs/>
                      <w:kern w:val="32"/>
                      <w:sz w:val="16"/>
                      <w:szCs w:val="16"/>
                      <w:lang w:eastAsia="ja-JP"/>
                    </w:rPr>
                  </w:rPrChange>
                </w:rPr>
                <w:t>FilesystemName</w:t>
              </w:r>
            </w:ins>
          </w:p>
        </w:tc>
        <w:tc>
          <w:tcPr>
            <w:tcW w:w="738" w:type="dxa"/>
            <w:tcBorders>
              <w:left w:val="single" w:sz="4" w:space="0" w:color="000000"/>
              <w:bottom w:val="single" w:sz="4" w:space="0" w:color="000000"/>
            </w:tcBorders>
          </w:tcPr>
          <w:p w:rsidR="000F06DC" w:rsidRPr="005B1F44" w:rsidRDefault="000F06DC">
            <w:pPr>
              <w:numPr>
                <w:ins w:id="1903" w:author="Stephen McGough" w:date="2008-07-08T10:59:00Z"/>
              </w:numPr>
              <w:snapToGrid w:val="0"/>
              <w:rPr>
                <w:ins w:id="1904" w:author="Stephen McGough" w:date="2008-07-08T10:59:00Z"/>
                <w:sz w:val="18"/>
                <w:rPrChange w:id="1905" w:author="Stephen McGough" w:date="2008-07-08T12:05:00Z">
                  <w:rPr>
                    <w:ins w:id="1906" w:author="Stephen McGough" w:date="2008-07-08T10:59:00Z"/>
                  </w:rPr>
                </w:rPrChange>
              </w:rPr>
            </w:pPr>
          </w:p>
        </w:tc>
        <w:tc>
          <w:tcPr>
            <w:tcW w:w="527" w:type="dxa"/>
            <w:tcBorders>
              <w:left w:val="single" w:sz="4" w:space="0" w:color="000000"/>
              <w:bottom w:val="single" w:sz="4" w:space="0" w:color="000000"/>
            </w:tcBorders>
          </w:tcPr>
          <w:p w:rsidR="000F06DC" w:rsidRPr="005B1F44" w:rsidRDefault="000F06DC">
            <w:pPr>
              <w:numPr>
                <w:ins w:id="1907" w:author="Stephen McGough" w:date="2008-07-08T10:59:00Z"/>
              </w:numPr>
              <w:snapToGrid w:val="0"/>
              <w:rPr>
                <w:ins w:id="1908" w:author="Stephen McGough" w:date="2008-07-08T10:59:00Z"/>
                <w:sz w:val="18"/>
                <w:rPrChange w:id="1909" w:author="Stephen McGough" w:date="2008-07-08T12:05:00Z">
                  <w:rPr>
                    <w:ins w:id="1910" w:author="Stephen McGough" w:date="2008-07-08T10:59:00Z"/>
                  </w:rPr>
                </w:rPrChange>
              </w:rPr>
            </w:pPr>
          </w:p>
        </w:tc>
        <w:tc>
          <w:tcPr>
            <w:tcW w:w="633" w:type="dxa"/>
            <w:tcBorders>
              <w:left w:val="single" w:sz="4" w:space="0" w:color="000000"/>
              <w:bottom w:val="single" w:sz="4" w:space="0" w:color="000000"/>
            </w:tcBorders>
          </w:tcPr>
          <w:p w:rsidR="000F06DC" w:rsidRPr="005B1F44" w:rsidRDefault="0032616F">
            <w:pPr>
              <w:numPr>
                <w:ins w:id="1911" w:author="Stephen McGough" w:date="2008-07-08T10:59:00Z"/>
              </w:numPr>
              <w:snapToGrid w:val="0"/>
              <w:rPr>
                <w:ins w:id="1912" w:author="Stephen McGough" w:date="2008-07-08T10:59:00Z"/>
                <w:sz w:val="18"/>
                <w:rPrChange w:id="1913" w:author="Stephen McGough" w:date="2008-07-08T12:05:00Z">
                  <w:rPr>
                    <w:ins w:id="1914" w:author="Stephen McGough" w:date="2008-07-08T10:59:00Z"/>
                  </w:rPr>
                </w:rPrChange>
              </w:rPr>
            </w:pPr>
            <w:ins w:id="1915" w:author="Stephen McGough" w:date="2008-07-08T10:59:00Z">
              <w:r w:rsidRPr="0032616F">
                <w:rPr>
                  <w:sz w:val="18"/>
                  <w:rPrChange w:id="1916" w:author="Stephen McGough" w:date="2008-07-08T12:05:00Z">
                    <w:rPr>
                      <w:rFonts w:eastAsia="ＭＳ 明朝"/>
                      <w:bCs/>
                      <w:kern w:val="32"/>
                      <w:sz w:val="16"/>
                      <w:szCs w:val="16"/>
                      <w:lang w:eastAsia="ja-JP"/>
                    </w:rPr>
                  </w:rPrChange>
                </w:rPr>
                <w:t>X</w:t>
              </w:r>
            </w:ins>
          </w:p>
        </w:tc>
        <w:tc>
          <w:tcPr>
            <w:tcW w:w="3729" w:type="dxa"/>
            <w:tcBorders>
              <w:left w:val="single" w:sz="4" w:space="0" w:color="000000"/>
              <w:bottom w:val="single" w:sz="4" w:space="0" w:color="000000"/>
              <w:right w:val="single" w:sz="4" w:space="0" w:color="000000"/>
            </w:tcBorders>
          </w:tcPr>
          <w:p w:rsidR="000F06DC" w:rsidRPr="005B1F44" w:rsidRDefault="0032616F">
            <w:pPr>
              <w:numPr>
                <w:ins w:id="1917" w:author="Stephen McGough" w:date="2008-07-08T10:59:00Z"/>
              </w:numPr>
              <w:rPr>
                <w:ins w:id="1918" w:author="Stephen McGough" w:date="2008-07-08T10:59:00Z"/>
                <w:sz w:val="18"/>
                <w:rPrChange w:id="1919" w:author="Stephen McGough" w:date="2008-07-08T12:05:00Z">
                  <w:rPr>
                    <w:ins w:id="1920" w:author="Stephen McGough" w:date="2008-07-08T10:59:00Z"/>
                  </w:rPr>
                </w:rPrChange>
              </w:rPr>
            </w:pPr>
            <w:ins w:id="1921" w:author="Stephen McGough" w:date="2008-07-08T10:59:00Z">
              <w:r w:rsidRPr="0032616F">
                <w:rPr>
                  <w:sz w:val="18"/>
                  <w:rPrChange w:id="1922" w:author="Stephen McGough" w:date="2008-07-08T12:05:00Z">
                    <w:rPr>
                      <w:rFonts w:eastAsia="ＭＳ 明朝"/>
                      <w:bCs/>
                      <w:kern w:val="32"/>
                      <w:sz w:val="16"/>
                      <w:szCs w:val="16"/>
                      <w:lang w:eastAsia="ja-JP"/>
                    </w:rPr>
                  </w:rPrChange>
                </w:rPr>
                <w:t>HPC File Staging Profile does not support this element</w:t>
              </w:r>
            </w:ins>
          </w:p>
        </w:tc>
      </w:tr>
      <w:tr w:rsidR="000F06DC">
        <w:trPr>
          <w:ins w:id="1923" w:author="Stephen McGough" w:date="2008-07-08T10:59:00Z"/>
        </w:trPr>
        <w:tc>
          <w:tcPr>
            <w:tcW w:w="3174" w:type="dxa"/>
            <w:tcBorders>
              <w:left w:val="single" w:sz="4" w:space="0" w:color="000000"/>
              <w:bottom w:val="single" w:sz="4" w:space="0" w:color="000000"/>
            </w:tcBorders>
          </w:tcPr>
          <w:p w:rsidR="000F06DC" w:rsidRPr="005B1F44" w:rsidRDefault="0032616F">
            <w:pPr>
              <w:numPr>
                <w:ins w:id="1924" w:author="Stephen McGough" w:date="2008-07-08T10:59:00Z"/>
              </w:numPr>
              <w:snapToGrid w:val="0"/>
              <w:ind w:firstLine="720"/>
              <w:jc w:val="right"/>
              <w:rPr>
                <w:ins w:id="1925" w:author="Stephen McGough" w:date="2008-07-08T10:59:00Z"/>
                <w:sz w:val="18"/>
                <w:rPrChange w:id="1926" w:author="Stephen McGough" w:date="2008-07-08T12:05:00Z">
                  <w:rPr>
                    <w:ins w:id="1927" w:author="Stephen McGough" w:date="2008-07-08T10:59:00Z"/>
                  </w:rPr>
                </w:rPrChange>
              </w:rPr>
            </w:pPr>
            <w:ins w:id="1928" w:author="Stephen McGough" w:date="2008-07-08T10:59:00Z">
              <w:r w:rsidRPr="0032616F">
                <w:rPr>
                  <w:sz w:val="18"/>
                  <w:rPrChange w:id="1929" w:author="Stephen McGough" w:date="2008-07-08T12:05:00Z">
                    <w:rPr>
                      <w:rFonts w:eastAsia="ＭＳ 明朝"/>
                      <w:bCs/>
                      <w:kern w:val="32"/>
                      <w:sz w:val="16"/>
                      <w:szCs w:val="16"/>
                      <w:lang w:eastAsia="ja-JP"/>
                    </w:rPr>
                  </w:rPrChange>
                </w:rPr>
                <w:t>CreationFlag</w:t>
              </w:r>
            </w:ins>
          </w:p>
        </w:tc>
        <w:tc>
          <w:tcPr>
            <w:tcW w:w="738" w:type="dxa"/>
            <w:tcBorders>
              <w:left w:val="single" w:sz="4" w:space="0" w:color="000000"/>
              <w:bottom w:val="single" w:sz="4" w:space="0" w:color="000000"/>
            </w:tcBorders>
          </w:tcPr>
          <w:p w:rsidR="000F06DC" w:rsidRPr="005B1F44" w:rsidRDefault="000F06DC">
            <w:pPr>
              <w:numPr>
                <w:ins w:id="1930" w:author="Stephen McGough" w:date="2008-07-08T10:59:00Z"/>
              </w:numPr>
              <w:snapToGrid w:val="0"/>
              <w:rPr>
                <w:ins w:id="1931" w:author="Stephen McGough" w:date="2008-07-08T10:59:00Z"/>
                <w:sz w:val="18"/>
                <w:rPrChange w:id="1932" w:author="Stephen McGough" w:date="2008-07-08T12:05:00Z">
                  <w:rPr>
                    <w:ins w:id="1933"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934" w:author="Stephen McGough" w:date="2008-07-08T10:59:00Z"/>
              </w:numPr>
              <w:snapToGrid w:val="0"/>
              <w:rPr>
                <w:ins w:id="1935" w:author="Stephen McGough" w:date="2008-07-08T10:59:00Z"/>
                <w:sz w:val="18"/>
                <w:rPrChange w:id="1936" w:author="Stephen McGough" w:date="2008-07-08T12:05:00Z">
                  <w:rPr>
                    <w:ins w:id="1937" w:author="Stephen McGough" w:date="2008-07-08T10:59:00Z"/>
                  </w:rPr>
                </w:rPrChange>
              </w:rPr>
            </w:pPr>
            <w:ins w:id="1938" w:author="Stephen McGough" w:date="2008-07-08T10:59:00Z">
              <w:r w:rsidRPr="0032616F">
                <w:rPr>
                  <w:sz w:val="18"/>
                  <w:rPrChange w:id="1939"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940" w:author="Stephen McGough" w:date="2008-07-08T10:59:00Z"/>
              </w:numPr>
              <w:snapToGrid w:val="0"/>
              <w:rPr>
                <w:ins w:id="1941" w:author="Stephen McGough" w:date="2008-07-08T10:59:00Z"/>
                <w:sz w:val="18"/>
                <w:rPrChange w:id="1942" w:author="Stephen McGough" w:date="2008-07-08T12:05:00Z">
                  <w:rPr>
                    <w:ins w:id="1943"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944" w:author="Stephen McGough" w:date="2008-07-08T10:59:00Z"/>
              </w:numPr>
              <w:snapToGrid w:val="0"/>
              <w:rPr>
                <w:ins w:id="1945" w:author="Stephen McGough" w:date="2008-07-08T10:59:00Z"/>
                <w:sz w:val="18"/>
                <w:rPrChange w:id="1946" w:author="Stephen McGough" w:date="2008-07-08T12:05:00Z">
                  <w:rPr>
                    <w:ins w:id="1947" w:author="Stephen McGough" w:date="2008-07-08T10:59:00Z"/>
                  </w:rPr>
                </w:rPrChange>
              </w:rPr>
            </w:pPr>
            <w:ins w:id="1948" w:author="Stephen McGough" w:date="2008-07-08T10:59:00Z">
              <w:r w:rsidRPr="0032616F">
                <w:rPr>
                  <w:sz w:val="18"/>
                  <w:rPrChange w:id="1949" w:author="Stephen McGough" w:date="2008-07-08T12:05:00Z">
                    <w:rPr>
                      <w:rFonts w:eastAsia="ＭＳ 明朝"/>
                      <w:bCs/>
                      <w:kern w:val="32"/>
                      <w:sz w:val="16"/>
                      <w:szCs w:val="16"/>
                      <w:lang w:eastAsia="ja-JP"/>
                    </w:rPr>
                  </w:rPrChange>
                </w:rPr>
                <w:t>We plan to use it in the future</w:t>
              </w:r>
            </w:ins>
          </w:p>
        </w:tc>
      </w:tr>
      <w:tr w:rsidR="000F06DC">
        <w:trPr>
          <w:ins w:id="1950" w:author="Stephen McGough" w:date="2008-07-08T10:59:00Z"/>
        </w:trPr>
        <w:tc>
          <w:tcPr>
            <w:tcW w:w="3174" w:type="dxa"/>
            <w:tcBorders>
              <w:left w:val="single" w:sz="4" w:space="0" w:color="000000"/>
              <w:bottom w:val="single" w:sz="4" w:space="0" w:color="000000"/>
            </w:tcBorders>
          </w:tcPr>
          <w:p w:rsidR="000F06DC" w:rsidRPr="005B1F44" w:rsidRDefault="0032616F">
            <w:pPr>
              <w:numPr>
                <w:ins w:id="1951" w:author="Stephen McGough" w:date="2008-07-08T10:59:00Z"/>
              </w:numPr>
              <w:snapToGrid w:val="0"/>
              <w:ind w:firstLine="720"/>
              <w:jc w:val="right"/>
              <w:rPr>
                <w:ins w:id="1952" w:author="Stephen McGough" w:date="2008-07-08T10:59:00Z"/>
                <w:sz w:val="18"/>
                <w:rPrChange w:id="1953" w:author="Stephen McGough" w:date="2008-07-08T12:05:00Z">
                  <w:rPr>
                    <w:ins w:id="1954" w:author="Stephen McGough" w:date="2008-07-08T10:59:00Z"/>
                  </w:rPr>
                </w:rPrChange>
              </w:rPr>
            </w:pPr>
            <w:ins w:id="1955" w:author="Stephen McGough" w:date="2008-07-08T10:59:00Z">
              <w:r w:rsidRPr="0032616F">
                <w:rPr>
                  <w:sz w:val="18"/>
                  <w:rPrChange w:id="1956" w:author="Stephen McGough" w:date="2008-07-08T12:05:00Z">
                    <w:rPr>
                      <w:rFonts w:eastAsia="ＭＳ 明朝"/>
                      <w:bCs/>
                      <w:kern w:val="32"/>
                      <w:sz w:val="16"/>
                      <w:szCs w:val="16"/>
                      <w:lang w:eastAsia="ja-JP"/>
                    </w:rPr>
                  </w:rPrChange>
                </w:rPr>
                <w:t>DeleteOnTermination</w:t>
              </w:r>
            </w:ins>
          </w:p>
        </w:tc>
        <w:tc>
          <w:tcPr>
            <w:tcW w:w="738" w:type="dxa"/>
            <w:tcBorders>
              <w:left w:val="single" w:sz="4" w:space="0" w:color="000000"/>
              <w:bottom w:val="single" w:sz="4" w:space="0" w:color="000000"/>
            </w:tcBorders>
          </w:tcPr>
          <w:p w:rsidR="000F06DC" w:rsidRPr="005B1F44" w:rsidRDefault="000F06DC">
            <w:pPr>
              <w:numPr>
                <w:ins w:id="1957" w:author="Stephen McGough" w:date="2008-07-08T10:59:00Z"/>
              </w:numPr>
              <w:snapToGrid w:val="0"/>
              <w:rPr>
                <w:ins w:id="1958" w:author="Stephen McGough" w:date="2008-07-08T10:59:00Z"/>
                <w:sz w:val="18"/>
                <w:rPrChange w:id="1959" w:author="Stephen McGough" w:date="2008-07-08T12:05:00Z">
                  <w:rPr>
                    <w:ins w:id="1960"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1961" w:author="Stephen McGough" w:date="2008-07-08T10:59:00Z"/>
              </w:numPr>
              <w:snapToGrid w:val="0"/>
              <w:rPr>
                <w:ins w:id="1962" w:author="Stephen McGough" w:date="2008-07-08T10:59:00Z"/>
                <w:sz w:val="18"/>
                <w:rPrChange w:id="1963" w:author="Stephen McGough" w:date="2008-07-08T12:05:00Z">
                  <w:rPr>
                    <w:ins w:id="1964" w:author="Stephen McGough" w:date="2008-07-08T10:59:00Z"/>
                  </w:rPr>
                </w:rPrChange>
              </w:rPr>
            </w:pPr>
            <w:ins w:id="1965" w:author="Stephen McGough" w:date="2008-07-08T10:59:00Z">
              <w:r w:rsidRPr="0032616F">
                <w:rPr>
                  <w:sz w:val="18"/>
                  <w:rPrChange w:id="1966"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1967" w:author="Stephen McGough" w:date="2008-07-08T10:59:00Z"/>
              </w:numPr>
              <w:snapToGrid w:val="0"/>
              <w:rPr>
                <w:ins w:id="1968" w:author="Stephen McGough" w:date="2008-07-08T10:59:00Z"/>
                <w:sz w:val="18"/>
                <w:rPrChange w:id="1969" w:author="Stephen McGough" w:date="2008-07-08T12:05:00Z">
                  <w:rPr>
                    <w:ins w:id="1970"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1971" w:author="Stephen McGough" w:date="2008-07-08T10:59:00Z"/>
              </w:numPr>
              <w:snapToGrid w:val="0"/>
              <w:rPr>
                <w:ins w:id="1972" w:author="Stephen McGough" w:date="2008-07-08T10:59:00Z"/>
                <w:sz w:val="18"/>
                <w:rPrChange w:id="1973" w:author="Stephen McGough" w:date="2008-07-08T12:05:00Z">
                  <w:rPr>
                    <w:ins w:id="1974" w:author="Stephen McGough" w:date="2008-07-08T10:59:00Z"/>
                  </w:rPr>
                </w:rPrChange>
              </w:rPr>
            </w:pPr>
            <w:ins w:id="1975" w:author="Stephen McGough" w:date="2008-07-08T10:59:00Z">
              <w:r w:rsidRPr="0032616F">
                <w:rPr>
                  <w:sz w:val="18"/>
                  <w:rPrChange w:id="1976" w:author="Stephen McGough" w:date="2008-07-08T12:05:00Z">
                    <w:rPr>
                      <w:rFonts w:eastAsia="ＭＳ 明朝"/>
                      <w:bCs/>
                      <w:kern w:val="32"/>
                      <w:sz w:val="16"/>
                      <w:szCs w:val="16"/>
                      <w:lang w:eastAsia="ja-JP"/>
                    </w:rPr>
                  </w:rPrChange>
                </w:rPr>
                <w:t>We plan to use it in the future</w:t>
              </w:r>
            </w:ins>
          </w:p>
        </w:tc>
      </w:tr>
      <w:tr w:rsidR="000F06DC">
        <w:trPr>
          <w:ins w:id="1977" w:author="Stephen McGough" w:date="2008-07-08T10:59:00Z"/>
        </w:trPr>
        <w:tc>
          <w:tcPr>
            <w:tcW w:w="3174" w:type="dxa"/>
            <w:tcBorders>
              <w:left w:val="single" w:sz="4" w:space="0" w:color="000000"/>
              <w:bottom w:val="single" w:sz="4" w:space="0" w:color="000000"/>
            </w:tcBorders>
          </w:tcPr>
          <w:p w:rsidR="000F06DC" w:rsidRPr="005B1F44" w:rsidRDefault="0032616F">
            <w:pPr>
              <w:numPr>
                <w:ins w:id="1978" w:author="Stephen McGough" w:date="2008-07-08T10:59:00Z"/>
              </w:numPr>
              <w:snapToGrid w:val="0"/>
              <w:ind w:firstLine="720"/>
              <w:jc w:val="right"/>
              <w:rPr>
                <w:ins w:id="1979" w:author="Stephen McGough" w:date="2008-07-08T10:59:00Z"/>
                <w:sz w:val="18"/>
                <w:rPrChange w:id="1980" w:author="Stephen McGough" w:date="2008-07-08T12:05:00Z">
                  <w:rPr>
                    <w:ins w:id="1981" w:author="Stephen McGough" w:date="2008-07-08T10:59:00Z"/>
                  </w:rPr>
                </w:rPrChange>
              </w:rPr>
            </w:pPr>
            <w:ins w:id="1982" w:author="Stephen McGough" w:date="2008-07-08T10:59:00Z">
              <w:r w:rsidRPr="0032616F">
                <w:rPr>
                  <w:sz w:val="18"/>
                  <w:rPrChange w:id="1983" w:author="Stephen McGough" w:date="2008-07-08T12:05:00Z">
                    <w:rPr>
                      <w:rFonts w:eastAsia="ＭＳ 明朝"/>
                      <w:bCs/>
                      <w:kern w:val="32"/>
                      <w:sz w:val="16"/>
                      <w:szCs w:val="16"/>
                      <w:lang w:eastAsia="ja-JP"/>
                    </w:rPr>
                  </w:rPrChange>
                </w:rPr>
                <w:t>Source</w:t>
              </w:r>
            </w:ins>
          </w:p>
        </w:tc>
        <w:tc>
          <w:tcPr>
            <w:tcW w:w="738" w:type="dxa"/>
            <w:tcBorders>
              <w:left w:val="single" w:sz="4" w:space="0" w:color="000000"/>
              <w:bottom w:val="single" w:sz="4" w:space="0" w:color="000000"/>
            </w:tcBorders>
          </w:tcPr>
          <w:p w:rsidR="000F06DC" w:rsidRPr="005B1F44" w:rsidRDefault="0032616F">
            <w:pPr>
              <w:numPr>
                <w:ins w:id="1984" w:author="Stephen McGough" w:date="2008-07-08T10:59:00Z"/>
              </w:numPr>
              <w:snapToGrid w:val="0"/>
              <w:rPr>
                <w:ins w:id="1985" w:author="Stephen McGough" w:date="2008-07-08T10:59:00Z"/>
                <w:sz w:val="18"/>
                <w:rPrChange w:id="1986" w:author="Stephen McGough" w:date="2008-07-08T12:05:00Z">
                  <w:rPr>
                    <w:ins w:id="1987" w:author="Stephen McGough" w:date="2008-07-08T10:59:00Z"/>
                  </w:rPr>
                </w:rPrChange>
              </w:rPr>
            </w:pPr>
            <w:ins w:id="1988" w:author="Stephen McGough" w:date="2008-07-08T10:59:00Z">
              <w:r w:rsidRPr="0032616F">
                <w:rPr>
                  <w:sz w:val="18"/>
                  <w:rPrChange w:id="1989"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1990" w:author="Stephen McGough" w:date="2008-07-08T10:59:00Z"/>
              </w:numPr>
              <w:snapToGrid w:val="0"/>
              <w:rPr>
                <w:ins w:id="1991" w:author="Stephen McGough" w:date="2008-07-08T10:59:00Z"/>
                <w:sz w:val="18"/>
                <w:rPrChange w:id="1992" w:author="Stephen McGough" w:date="2008-07-08T12:05:00Z">
                  <w:rPr>
                    <w:ins w:id="1993"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1994" w:author="Stephen McGough" w:date="2008-07-08T10:59:00Z"/>
              </w:numPr>
              <w:snapToGrid w:val="0"/>
              <w:rPr>
                <w:ins w:id="1995" w:author="Stephen McGough" w:date="2008-07-08T10:59:00Z"/>
                <w:sz w:val="18"/>
                <w:rPrChange w:id="1996" w:author="Stephen McGough" w:date="2008-07-08T12:05:00Z">
                  <w:rPr>
                    <w:ins w:id="199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1998" w:author="Stephen McGough" w:date="2008-07-08T10:59:00Z"/>
              </w:numPr>
              <w:snapToGrid w:val="0"/>
              <w:rPr>
                <w:ins w:id="1999" w:author="Stephen McGough" w:date="2008-07-08T10:59:00Z"/>
                <w:sz w:val="18"/>
                <w:rPrChange w:id="2000" w:author="Stephen McGough" w:date="2008-07-08T12:05:00Z">
                  <w:rPr>
                    <w:ins w:id="2001" w:author="Stephen McGough" w:date="2008-07-08T10:59:00Z"/>
                  </w:rPr>
                </w:rPrChange>
              </w:rPr>
            </w:pPr>
          </w:p>
        </w:tc>
      </w:tr>
      <w:tr w:rsidR="000F06DC">
        <w:trPr>
          <w:ins w:id="2002" w:author="Stephen McGough" w:date="2008-07-08T10:59:00Z"/>
        </w:trPr>
        <w:tc>
          <w:tcPr>
            <w:tcW w:w="3174" w:type="dxa"/>
            <w:tcBorders>
              <w:left w:val="single" w:sz="4" w:space="0" w:color="000000"/>
              <w:bottom w:val="single" w:sz="4" w:space="0" w:color="000000"/>
            </w:tcBorders>
          </w:tcPr>
          <w:p w:rsidR="000F06DC" w:rsidRPr="005B1F44" w:rsidRDefault="0032616F">
            <w:pPr>
              <w:numPr>
                <w:ins w:id="2003" w:author="Stephen McGough" w:date="2008-07-08T10:59:00Z"/>
              </w:numPr>
              <w:snapToGrid w:val="0"/>
              <w:ind w:firstLine="720"/>
              <w:jc w:val="right"/>
              <w:rPr>
                <w:ins w:id="2004" w:author="Stephen McGough" w:date="2008-07-08T10:59:00Z"/>
                <w:sz w:val="18"/>
                <w:rPrChange w:id="2005" w:author="Stephen McGough" w:date="2008-07-08T12:05:00Z">
                  <w:rPr>
                    <w:ins w:id="2006" w:author="Stephen McGough" w:date="2008-07-08T10:59:00Z"/>
                  </w:rPr>
                </w:rPrChange>
              </w:rPr>
            </w:pPr>
            <w:ins w:id="2007" w:author="Stephen McGough" w:date="2008-07-08T10:59:00Z">
              <w:r w:rsidRPr="0032616F">
                <w:rPr>
                  <w:sz w:val="18"/>
                  <w:rPrChange w:id="2008" w:author="Stephen McGough" w:date="2008-07-08T12:05:00Z">
                    <w:rPr>
                      <w:rFonts w:eastAsia="ＭＳ 明朝"/>
                      <w:bCs/>
                      <w:kern w:val="32"/>
                      <w:sz w:val="16"/>
                      <w:szCs w:val="16"/>
                      <w:lang w:eastAsia="ja-JP"/>
                    </w:rPr>
                  </w:rPrChange>
                </w:rPr>
                <w:t>Target</w:t>
              </w:r>
            </w:ins>
          </w:p>
        </w:tc>
        <w:tc>
          <w:tcPr>
            <w:tcW w:w="738" w:type="dxa"/>
            <w:tcBorders>
              <w:left w:val="single" w:sz="4" w:space="0" w:color="000000"/>
              <w:bottom w:val="single" w:sz="4" w:space="0" w:color="000000"/>
            </w:tcBorders>
          </w:tcPr>
          <w:p w:rsidR="000F06DC" w:rsidRPr="005B1F44" w:rsidRDefault="0032616F">
            <w:pPr>
              <w:numPr>
                <w:ins w:id="2009" w:author="Stephen McGough" w:date="2008-07-08T10:59:00Z"/>
              </w:numPr>
              <w:snapToGrid w:val="0"/>
              <w:rPr>
                <w:ins w:id="2010" w:author="Stephen McGough" w:date="2008-07-08T10:59:00Z"/>
                <w:sz w:val="18"/>
                <w:rPrChange w:id="2011" w:author="Stephen McGough" w:date="2008-07-08T12:05:00Z">
                  <w:rPr>
                    <w:ins w:id="2012" w:author="Stephen McGough" w:date="2008-07-08T10:59:00Z"/>
                  </w:rPr>
                </w:rPrChange>
              </w:rPr>
            </w:pPr>
            <w:ins w:id="2013" w:author="Stephen McGough" w:date="2008-07-08T10:59:00Z">
              <w:r w:rsidRPr="0032616F">
                <w:rPr>
                  <w:sz w:val="18"/>
                  <w:rPrChange w:id="2014"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015" w:author="Stephen McGough" w:date="2008-07-08T10:59:00Z"/>
              </w:numPr>
              <w:snapToGrid w:val="0"/>
              <w:rPr>
                <w:ins w:id="2016" w:author="Stephen McGough" w:date="2008-07-08T10:59:00Z"/>
                <w:sz w:val="18"/>
                <w:rPrChange w:id="2017" w:author="Stephen McGough" w:date="2008-07-08T12:05:00Z">
                  <w:rPr>
                    <w:ins w:id="2018"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019" w:author="Stephen McGough" w:date="2008-07-08T10:59:00Z"/>
              </w:numPr>
              <w:snapToGrid w:val="0"/>
              <w:rPr>
                <w:ins w:id="2020" w:author="Stephen McGough" w:date="2008-07-08T10:59:00Z"/>
                <w:sz w:val="18"/>
                <w:rPrChange w:id="2021" w:author="Stephen McGough" w:date="2008-07-08T12:05:00Z">
                  <w:rPr>
                    <w:ins w:id="202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023" w:author="Stephen McGough" w:date="2008-07-08T10:59:00Z"/>
              </w:numPr>
              <w:snapToGrid w:val="0"/>
              <w:rPr>
                <w:ins w:id="2024" w:author="Stephen McGough" w:date="2008-07-08T10:59:00Z"/>
                <w:sz w:val="18"/>
                <w:rPrChange w:id="2025" w:author="Stephen McGough" w:date="2008-07-08T12:05:00Z">
                  <w:rPr>
                    <w:ins w:id="2026" w:author="Stephen McGough" w:date="2008-07-08T10:59:00Z"/>
                  </w:rPr>
                </w:rPrChange>
              </w:rPr>
            </w:pPr>
          </w:p>
        </w:tc>
      </w:tr>
      <w:tr w:rsidR="000F06DC">
        <w:trPr>
          <w:ins w:id="2027" w:author="Stephen McGough" w:date="2008-07-08T10:59:00Z"/>
        </w:trPr>
        <w:tc>
          <w:tcPr>
            <w:tcW w:w="3174" w:type="dxa"/>
            <w:tcBorders>
              <w:left w:val="single" w:sz="4" w:space="0" w:color="000000"/>
              <w:bottom w:val="single" w:sz="4" w:space="0" w:color="000000"/>
            </w:tcBorders>
          </w:tcPr>
          <w:p w:rsidR="000F06DC" w:rsidRPr="005B1F44" w:rsidRDefault="0032616F">
            <w:pPr>
              <w:numPr>
                <w:ins w:id="2028" w:author="Stephen McGough" w:date="2008-07-08T10:59:00Z"/>
              </w:numPr>
              <w:snapToGrid w:val="0"/>
              <w:rPr>
                <w:ins w:id="2029" w:author="Stephen McGough" w:date="2008-07-08T10:59:00Z"/>
                <w:sz w:val="18"/>
                <w:rPrChange w:id="2030" w:author="Stephen McGough" w:date="2008-07-08T12:05:00Z">
                  <w:rPr>
                    <w:ins w:id="2031" w:author="Stephen McGough" w:date="2008-07-08T10:59:00Z"/>
                  </w:rPr>
                </w:rPrChange>
              </w:rPr>
            </w:pPr>
            <w:ins w:id="2032" w:author="Stephen McGough" w:date="2008-07-08T10:59:00Z">
              <w:r w:rsidRPr="0032616F">
                <w:rPr>
                  <w:sz w:val="18"/>
                  <w:rPrChange w:id="2033" w:author="Stephen McGough" w:date="2008-07-08T12:05:00Z">
                    <w:rPr>
                      <w:rFonts w:eastAsia="ＭＳ 明朝"/>
                      <w:bCs/>
                      <w:kern w:val="32"/>
                      <w:sz w:val="16"/>
                      <w:szCs w:val="16"/>
                      <w:lang w:eastAsia="ja-JP"/>
                    </w:rPr>
                  </w:rPrChange>
                </w:rPr>
                <w:t xml:space="preserve">POSIXApplication  </w:t>
              </w:r>
            </w:ins>
          </w:p>
        </w:tc>
        <w:tc>
          <w:tcPr>
            <w:tcW w:w="738" w:type="dxa"/>
            <w:tcBorders>
              <w:left w:val="single" w:sz="4" w:space="0" w:color="000000"/>
              <w:bottom w:val="single" w:sz="4" w:space="0" w:color="000000"/>
            </w:tcBorders>
          </w:tcPr>
          <w:p w:rsidR="000F06DC" w:rsidRPr="005B1F44" w:rsidRDefault="0032616F">
            <w:pPr>
              <w:numPr>
                <w:ins w:id="2034" w:author="Stephen McGough" w:date="2008-07-08T10:59:00Z"/>
              </w:numPr>
              <w:snapToGrid w:val="0"/>
              <w:rPr>
                <w:ins w:id="2035" w:author="Stephen McGough" w:date="2008-07-08T10:59:00Z"/>
                <w:sz w:val="18"/>
                <w:rPrChange w:id="2036" w:author="Stephen McGough" w:date="2008-07-08T12:05:00Z">
                  <w:rPr>
                    <w:ins w:id="2037" w:author="Stephen McGough" w:date="2008-07-08T10:59:00Z"/>
                  </w:rPr>
                </w:rPrChange>
              </w:rPr>
            </w:pPr>
            <w:ins w:id="2038" w:author="Stephen McGough" w:date="2008-07-08T10:59:00Z">
              <w:r w:rsidRPr="0032616F">
                <w:rPr>
                  <w:sz w:val="18"/>
                  <w:rPrChange w:id="2039"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040" w:author="Stephen McGough" w:date="2008-07-08T10:59:00Z"/>
              </w:numPr>
              <w:snapToGrid w:val="0"/>
              <w:rPr>
                <w:ins w:id="2041" w:author="Stephen McGough" w:date="2008-07-08T10:59:00Z"/>
                <w:sz w:val="18"/>
                <w:rPrChange w:id="2042" w:author="Stephen McGough" w:date="2008-07-08T12:05:00Z">
                  <w:rPr>
                    <w:ins w:id="2043"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044" w:author="Stephen McGough" w:date="2008-07-08T10:59:00Z"/>
              </w:numPr>
              <w:snapToGrid w:val="0"/>
              <w:rPr>
                <w:ins w:id="2045" w:author="Stephen McGough" w:date="2008-07-08T10:59:00Z"/>
                <w:sz w:val="18"/>
                <w:rPrChange w:id="2046" w:author="Stephen McGough" w:date="2008-07-08T12:05:00Z">
                  <w:rPr>
                    <w:ins w:id="204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048" w:author="Stephen McGough" w:date="2008-07-08T10:59:00Z"/>
              </w:numPr>
              <w:snapToGrid w:val="0"/>
              <w:rPr>
                <w:ins w:id="2049" w:author="Stephen McGough" w:date="2008-07-08T10:59:00Z"/>
                <w:sz w:val="18"/>
                <w:rPrChange w:id="2050" w:author="Stephen McGough" w:date="2008-07-08T12:05:00Z">
                  <w:rPr>
                    <w:ins w:id="2051" w:author="Stephen McGough" w:date="2008-07-08T10:59:00Z"/>
                  </w:rPr>
                </w:rPrChange>
              </w:rPr>
            </w:pPr>
          </w:p>
        </w:tc>
      </w:tr>
      <w:tr w:rsidR="000F06DC">
        <w:trPr>
          <w:ins w:id="2052" w:author="Stephen McGough" w:date="2008-07-08T10:59:00Z"/>
        </w:trPr>
        <w:tc>
          <w:tcPr>
            <w:tcW w:w="3174" w:type="dxa"/>
            <w:tcBorders>
              <w:left w:val="single" w:sz="4" w:space="0" w:color="000000"/>
              <w:bottom w:val="single" w:sz="4" w:space="0" w:color="000000"/>
            </w:tcBorders>
          </w:tcPr>
          <w:p w:rsidR="000F06DC" w:rsidRPr="005B1F44" w:rsidRDefault="0032616F">
            <w:pPr>
              <w:numPr>
                <w:ins w:id="2053" w:author="Stephen McGough" w:date="2008-07-08T10:59:00Z"/>
              </w:numPr>
              <w:snapToGrid w:val="0"/>
              <w:ind w:firstLine="720"/>
              <w:jc w:val="right"/>
              <w:rPr>
                <w:ins w:id="2054" w:author="Stephen McGough" w:date="2008-07-08T10:59:00Z"/>
                <w:sz w:val="18"/>
                <w:rPrChange w:id="2055" w:author="Stephen McGough" w:date="2008-07-08T12:05:00Z">
                  <w:rPr>
                    <w:ins w:id="2056" w:author="Stephen McGough" w:date="2008-07-08T10:59:00Z"/>
                  </w:rPr>
                </w:rPrChange>
              </w:rPr>
            </w:pPr>
            <w:ins w:id="2057" w:author="Stephen McGough" w:date="2008-07-08T10:59:00Z">
              <w:r w:rsidRPr="0032616F">
                <w:rPr>
                  <w:sz w:val="18"/>
                  <w:rPrChange w:id="2058" w:author="Stephen McGough" w:date="2008-07-08T12:05:00Z">
                    <w:rPr>
                      <w:rFonts w:eastAsia="ＭＳ 明朝"/>
                      <w:bCs/>
                      <w:kern w:val="32"/>
                      <w:sz w:val="16"/>
                      <w:szCs w:val="16"/>
                      <w:lang w:eastAsia="ja-JP"/>
                    </w:rPr>
                  </w:rPrChange>
                </w:rPr>
                <w:t xml:space="preserve">Executable </w:t>
              </w:r>
            </w:ins>
          </w:p>
        </w:tc>
        <w:tc>
          <w:tcPr>
            <w:tcW w:w="738" w:type="dxa"/>
            <w:tcBorders>
              <w:left w:val="single" w:sz="4" w:space="0" w:color="000000"/>
              <w:bottom w:val="single" w:sz="4" w:space="0" w:color="000000"/>
            </w:tcBorders>
          </w:tcPr>
          <w:p w:rsidR="000F06DC" w:rsidRPr="005B1F44" w:rsidRDefault="0032616F">
            <w:pPr>
              <w:numPr>
                <w:ins w:id="2059" w:author="Stephen McGough" w:date="2008-07-08T10:59:00Z"/>
              </w:numPr>
              <w:snapToGrid w:val="0"/>
              <w:rPr>
                <w:ins w:id="2060" w:author="Stephen McGough" w:date="2008-07-08T10:59:00Z"/>
                <w:sz w:val="18"/>
                <w:rPrChange w:id="2061" w:author="Stephen McGough" w:date="2008-07-08T12:05:00Z">
                  <w:rPr>
                    <w:ins w:id="2062" w:author="Stephen McGough" w:date="2008-07-08T10:59:00Z"/>
                  </w:rPr>
                </w:rPrChange>
              </w:rPr>
            </w:pPr>
            <w:ins w:id="2063" w:author="Stephen McGough" w:date="2008-07-08T10:59:00Z">
              <w:r w:rsidRPr="0032616F">
                <w:rPr>
                  <w:sz w:val="18"/>
                  <w:rPrChange w:id="2064"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065" w:author="Stephen McGough" w:date="2008-07-08T10:59:00Z"/>
              </w:numPr>
              <w:snapToGrid w:val="0"/>
              <w:rPr>
                <w:ins w:id="2066" w:author="Stephen McGough" w:date="2008-07-08T10:59:00Z"/>
                <w:sz w:val="18"/>
                <w:rPrChange w:id="2067" w:author="Stephen McGough" w:date="2008-07-08T12:05:00Z">
                  <w:rPr>
                    <w:ins w:id="2068"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069" w:author="Stephen McGough" w:date="2008-07-08T10:59:00Z"/>
              </w:numPr>
              <w:snapToGrid w:val="0"/>
              <w:rPr>
                <w:ins w:id="2070" w:author="Stephen McGough" w:date="2008-07-08T10:59:00Z"/>
                <w:sz w:val="18"/>
                <w:rPrChange w:id="2071" w:author="Stephen McGough" w:date="2008-07-08T12:05:00Z">
                  <w:rPr>
                    <w:ins w:id="207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073" w:author="Stephen McGough" w:date="2008-07-08T10:59:00Z"/>
              </w:numPr>
              <w:snapToGrid w:val="0"/>
              <w:rPr>
                <w:ins w:id="2074" w:author="Stephen McGough" w:date="2008-07-08T10:59:00Z"/>
                <w:sz w:val="18"/>
                <w:rPrChange w:id="2075" w:author="Stephen McGough" w:date="2008-07-08T12:05:00Z">
                  <w:rPr>
                    <w:ins w:id="2076" w:author="Stephen McGough" w:date="2008-07-08T10:59:00Z"/>
                  </w:rPr>
                </w:rPrChange>
              </w:rPr>
            </w:pPr>
          </w:p>
        </w:tc>
      </w:tr>
      <w:tr w:rsidR="000F06DC">
        <w:trPr>
          <w:ins w:id="2077" w:author="Stephen McGough" w:date="2008-07-08T10:59:00Z"/>
        </w:trPr>
        <w:tc>
          <w:tcPr>
            <w:tcW w:w="3174" w:type="dxa"/>
            <w:tcBorders>
              <w:left w:val="single" w:sz="4" w:space="0" w:color="000000"/>
              <w:bottom w:val="single" w:sz="4" w:space="0" w:color="000000"/>
            </w:tcBorders>
          </w:tcPr>
          <w:p w:rsidR="000F06DC" w:rsidRPr="005B1F44" w:rsidRDefault="0032616F">
            <w:pPr>
              <w:numPr>
                <w:ins w:id="2078" w:author="Stephen McGough" w:date="2008-07-08T10:59:00Z"/>
              </w:numPr>
              <w:snapToGrid w:val="0"/>
              <w:ind w:firstLine="720"/>
              <w:jc w:val="right"/>
              <w:rPr>
                <w:ins w:id="2079" w:author="Stephen McGough" w:date="2008-07-08T10:59:00Z"/>
                <w:sz w:val="18"/>
                <w:rPrChange w:id="2080" w:author="Stephen McGough" w:date="2008-07-08T12:05:00Z">
                  <w:rPr>
                    <w:ins w:id="2081" w:author="Stephen McGough" w:date="2008-07-08T10:59:00Z"/>
                  </w:rPr>
                </w:rPrChange>
              </w:rPr>
            </w:pPr>
            <w:ins w:id="2082" w:author="Stephen McGough" w:date="2008-07-08T10:59:00Z">
              <w:r w:rsidRPr="0032616F">
                <w:rPr>
                  <w:sz w:val="18"/>
                  <w:rPrChange w:id="2083" w:author="Stephen McGough" w:date="2008-07-08T12:05:00Z">
                    <w:rPr>
                      <w:rFonts w:eastAsia="ＭＳ 明朝"/>
                      <w:bCs/>
                      <w:kern w:val="32"/>
                      <w:sz w:val="16"/>
                      <w:szCs w:val="16"/>
                      <w:lang w:eastAsia="ja-JP"/>
                    </w:rPr>
                  </w:rPrChange>
                </w:rPr>
                <w:t xml:space="preserve">Argument </w:t>
              </w:r>
            </w:ins>
          </w:p>
        </w:tc>
        <w:tc>
          <w:tcPr>
            <w:tcW w:w="738" w:type="dxa"/>
            <w:tcBorders>
              <w:left w:val="single" w:sz="4" w:space="0" w:color="000000"/>
              <w:bottom w:val="single" w:sz="4" w:space="0" w:color="000000"/>
            </w:tcBorders>
          </w:tcPr>
          <w:p w:rsidR="000F06DC" w:rsidRPr="005B1F44" w:rsidRDefault="0032616F">
            <w:pPr>
              <w:numPr>
                <w:ins w:id="2084" w:author="Stephen McGough" w:date="2008-07-08T10:59:00Z"/>
              </w:numPr>
              <w:snapToGrid w:val="0"/>
              <w:rPr>
                <w:ins w:id="2085" w:author="Stephen McGough" w:date="2008-07-08T10:59:00Z"/>
                <w:sz w:val="18"/>
                <w:rPrChange w:id="2086" w:author="Stephen McGough" w:date="2008-07-08T12:05:00Z">
                  <w:rPr>
                    <w:ins w:id="2087" w:author="Stephen McGough" w:date="2008-07-08T10:59:00Z"/>
                  </w:rPr>
                </w:rPrChange>
              </w:rPr>
            </w:pPr>
            <w:ins w:id="2088" w:author="Stephen McGough" w:date="2008-07-08T10:59:00Z">
              <w:r w:rsidRPr="0032616F">
                <w:rPr>
                  <w:sz w:val="18"/>
                  <w:rPrChange w:id="2089"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090" w:author="Stephen McGough" w:date="2008-07-08T10:59:00Z"/>
              </w:numPr>
              <w:snapToGrid w:val="0"/>
              <w:rPr>
                <w:ins w:id="2091" w:author="Stephen McGough" w:date="2008-07-08T10:59:00Z"/>
                <w:sz w:val="18"/>
                <w:rPrChange w:id="2092" w:author="Stephen McGough" w:date="2008-07-08T12:05:00Z">
                  <w:rPr>
                    <w:ins w:id="2093"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094" w:author="Stephen McGough" w:date="2008-07-08T10:59:00Z"/>
              </w:numPr>
              <w:snapToGrid w:val="0"/>
              <w:rPr>
                <w:ins w:id="2095" w:author="Stephen McGough" w:date="2008-07-08T10:59:00Z"/>
                <w:sz w:val="18"/>
                <w:rPrChange w:id="2096" w:author="Stephen McGough" w:date="2008-07-08T12:05:00Z">
                  <w:rPr>
                    <w:ins w:id="209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098" w:author="Stephen McGough" w:date="2008-07-08T10:59:00Z"/>
              </w:numPr>
              <w:snapToGrid w:val="0"/>
              <w:rPr>
                <w:ins w:id="2099" w:author="Stephen McGough" w:date="2008-07-08T10:59:00Z"/>
                <w:sz w:val="18"/>
                <w:rPrChange w:id="2100" w:author="Stephen McGough" w:date="2008-07-08T12:05:00Z">
                  <w:rPr>
                    <w:ins w:id="2101" w:author="Stephen McGough" w:date="2008-07-08T10:59:00Z"/>
                  </w:rPr>
                </w:rPrChange>
              </w:rPr>
            </w:pPr>
          </w:p>
        </w:tc>
      </w:tr>
      <w:tr w:rsidR="000F06DC">
        <w:trPr>
          <w:ins w:id="2102" w:author="Stephen McGough" w:date="2008-07-08T10:59:00Z"/>
        </w:trPr>
        <w:tc>
          <w:tcPr>
            <w:tcW w:w="3174" w:type="dxa"/>
            <w:tcBorders>
              <w:left w:val="single" w:sz="4" w:space="0" w:color="000000"/>
              <w:bottom w:val="single" w:sz="4" w:space="0" w:color="000000"/>
            </w:tcBorders>
          </w:tcPr>
          <w:p w:rsidR="000F06DC" w:rsidRPr="005B1F44" w:rsidRDefault="0032616F">
            <w:pPr>
              <w:numPr>
                <w:ins w:id="2103" w:author="Stephen McGough" w:date="2008-07-08T10:59:00Z"/>
              </w:numPr>
              <w:snapToGrid w:val="0"/>
              <w:ind w:firstLine="720"/>
              <w:jc w:val="right"/>
              <w:rPr>
                <w:ins w:id="2104" w:author="Stephen McGough" w:date="2008-07-08T10:59:00Z"/>
                <w:sz w:val="18"/>
                <w:rPrChange w:id="2105" w:author="Stephen McGough" w:date="2008-07-08T12:05:00Z">
                  <w:rPr>
                    <w:ins w:id="2106" w:author="Stephen McGough" w:date="2008-07-08T10:59:00Z"/>
                  </w:rPr>
                </w:rPrChange>
              </w:rPr>
            </w:pPr>
            <w:ins w:id="2107" w:author="Stephen McGough" w:date="2008-07-08T10:59:00Z">
              <w:r w:rsidRPr="0032616F">
                <w:rPr>
                  <w:sz w:val="18"/>
                  <w:rPrChange w:id="2108" w:author="Stephen McGough" w:date="2008-07-08T12:05:00Z">
                    <w:rPr>
                      <w:rFonts w:eastAsia="ＭＳ 明朝"/>
                      <w:bCs/>
                      <w:kern w:val="32"/>
                      <w:sz w:val="16"/>
                      <w:szCs w:val="16"/>
                      <w:lang w:eastAsia="ja-JP"/>
                    </w:rPr>
                  </w:rPrChange>
                </w:rPr>
                <w:t xml:space="preserve">Input </w:t>
              </w:r>
            </w:ins>
          </w:p>
        </w:tc>
        <w:tc>
          <w:tcPr>
            <w:tcW w:w="738" w:type="dxa"/>
            <w:tcBorders>
              <w:left w:val="single" w:sz="4" w:space="0" w:color="000000"/>
              <w:bottom w:val="single" w:sz="4" w:space="0" w:color="000000"/>
            </w:tcBorders>
          </w:tcPr>
          <w:p w:rsidR="000F06DC" w:rsidRPr="005B1F44" w:rsidRDefault="0032616F">
            <w:pPr>
              <w:numPr>
                <w:ins w:id="2109" w:author="Stephen McGough" w:date="2008-07-08T10:59:00Z"/>
              </w:numPr>
              <w:snapToGrid w:val="0"/>
              <w:rPr>
                <w:ins w:id="2110" w:author="Stephen McGough" w:date="2008-07-08T10:59:00Z"/>
                <w:sz w:val="18"/>
                <w:rPrChange w:id="2111" w:author="Stephen McGough" w:date="2008-07-08T12:05:00Z">
                  <w:rPr>
                    <w:ins w:id="2112" w:author="Stephen McGough" w:date="2008-07-08T10:59:00Z"/>
                  </w:rPr>
                </w:rPrChange>
              </w:rPr>
            </w:pPr>
            <w:ins w:id="2113" w:author="Stephen McGough" w:date="2008-07-08T10:59:00Z">
              <w:r w:rsidRPr="0032616F">
                <w:rPr>
                  <w:sz w:val="18"/>
                  <w:rPrChange w:id="2114"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115" w:author="Stephen McGough" w:date="2008-07-08T10:59:00Z"/>
              </w:numPr>
              <w:snapToGrid w:val="0"/>
              <w:rPr>
                <w:ins w:id="2116" w:author="Stephen McGough" w:date="2008-07-08T10:59:00Z"/>
                <w:sz w:val="18"/>
                <w:rPrChange w:id="2117" w:author="Stephen McGough" w:date="2008-07-08T12:05:00Z">
                  <w:rPr>
                    <w:ins w:id="2118"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119" w:author="Stephen McGough" w:date="2008-07-08T10:59:00Z"/>
              </w:numPr>
              <w:snapToGrid w:val="0"/>
              <w:rPr>
                <w:ins w:id="2120" w:author="Stephen McGough" w:date="2008-07-08T10:59:00Z"/>
                <w:sz w:val="18"/>
                <w:rPrChange w:id="2121" w:author="Stephen McGough" w:date="2008-07-08T12:05:00Z">
                  <w:rPr>
                    <w:ins w:id="212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123" w:author="Stephen McGough" w:date="2008-07-08T10:59:00Z"/>
              </w:numPr>
              <w:snapToGrid w:val="0"/>
              <w:rPr>
                <w:ins w:id="2124" w:author="Stephen McGough" w:date="2008-07-08T10:59:00Z"/>
                <w:sz w:val="18"/>
                <w:rPrChange w:id="2125" w:author="Stephen McGough" w:date="2008-07-08T12:05:00Z">
                  <w:rPr>
                    <w:ins w:id="2126" w:author="Stephen McGough" w:date="2008-07-08T10:59:00Z"/>
                  </w:rPr>
                </w:rPrChange>
              </w:rPr>
            </w:pPr>
          </w:p>
        </w:tc>
      </w:tr>
      <w:tr w:rsidR="000F06DC">
        <w:trPr>
          <w:ins w:id="2127" w:author="Stephen McGough" w:date="2008-07-08T10:59:00Z"/>
        </w:trPr>
        <w:tc>
          <w:tcPr>
            <w:tcW w:w="3174" w:type="dxa"/>
            <w:tcBorders>
              <w:left w:val="single" w:sz="4" w:space="0" w:color="000000"/>
              <w:bottom w:val="single" w:sz="4" w:space="0" w:color="000000"/>
            </w:tcBorders>
          </w:tcPr>
          <w:p w:rsidR="000F06DC" w:rsidRPr="005B1F44" w:rsidRDefault="0032616F">
            <w:pPr>
              <w:numPr>
                <w:ins w:id="2128" w:author="Stephen McGough" w:date="2008-07-08T10:59:00Z"/>
              </w:numPr>
              <w:snapToGrid w:val="0"/>
              <w:ind w:firstLine="720"/>
              <w:jc w:val="right"/>
              <w:rPr>
                <w:ins w:id="2129" w:author="Stephen McGough" w:date="2008-07-08T10:59:00Z"/>
                <w:sz w:val="18"/>
                <w:rPrChange w:id="2130" w:author="Stephen McGough" w:date="2008-07-08T12:05:00Z">
                  <w:rPr>
                    <w:ins w:id="2131" w:author="Stephen McGough" w:date="2008-07-08T10:59:00Z"/>
                  </w:rPr>
                </w:rPrChange>
              </w:rPr>
            </w:pPr>
            <w:ins w:id="2132" w:author="Stephen McGough" w:date="2008-07-08T10:59:00Z">
              <w:r w:rsidRPr="0032616F">
                <w:rPr>
                  <w:sz w:val="18"/>
                  <w:rPrChange w:id="2133" w:author="Stephen McGough" w:date="2008-07-08T12:05:00Z">
                    <w:rPr>
                      <w:rFonts w:eastAsia="ＭＳ 明朝"/>
                      <w:bCs/>
                      <w:kern w:val="32"/>
                      <w:sz w:val="16"/>
                      <w:szCs w:val="16"/>
                      <w:lang w:eastAsia="ja-JP"/>
                    </w:rPr>
                  </w:rPrChange>
                </w:rPr>
                <w:t xml:space="preserve">Output </w:t>
              </w:r>
            </w:ins>
          </w:p>
        </w:tc>
        <w:tc>
          <w:tcPr>
            <w:tcW w:w="738" w:type="dxa"/>
            <w:tcBorders>
              <w:left w:val="single" w:sz="4" w:space="0" w:color="000000"/>
              <w:bottom w:val="single" w:sz="4" w:space="0" w:color="000000"/>
            </w:tcBorders>
          </w:tcPr>
          <w:p w:rsidR="000F06DC" w:rsidRPr="005B1F44" w:rsidRDefault="0032616F">
            <w:pPr>
              <w:numPr>
                <w:ins w:id="2134" w:author="Stephen McGough" w:date="2008-07-08T10:59:00Z"/>
              </w:numPr>
              <w:snapToGrid w:val="0"/>
              <w:rPr>
                <w:ins w:id="2135" w:author="Stephen McGough" w:date="2008-07-08T10:59:00Z"/>
                <w:sz w:val="18"/>
                <w:rPrChange w:id="2136" w:author="Stephen McGough" w:date="2008-07-08T12:05:00Z">
                  <w:rPr>
                    <w:ins w:id="2137" w:author="Stephen McGough" w:date="2008-07-08T10:59:00Z"/>
                  </w:rPr>
                </w:rPrChange>
              </w:rPr>
            </w:pPr>
            <w:ins w:id="2138" w:author="Stephen McGough" w:date="2008-07-08T10:59:00Z">
              <w:r w:rsidRPr="0032616F">
                <w:rPr>
                  <w:sz w:val="18"/>
                  <w:rPrChange w:id="2139"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140" w:author="Stephen McGough" w:date="2008-07-08T10:59:00Z"/>
              </w:numPr>
              <w:snapToGrid w:val="0"/>
              <w:rPr>
                <w:ins w:id="2141" w:author="Stephen McGough" w:date="2008-07-08T10:59:00Z"/>
                <w:sz w:val="18"/>
                <w:rPrChange w:id="2142" w:author="Stephen McGough" w:date="2008-07-08T12:05:00Z">
                  <w:rPr>
                    <w:ins w:id="2143"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144" w:author="Stephen McGough" w:date="2008-07-08T10:59:00Z"/>
              </w:numPr>
              <w:snapToGrid w:val="0"/>
              <w:rPr>
                <w:ins w:id="2145" w:author="Stephen McGough" w:date="2008-07-08T10:59:00Z"/>
                <w:sz w:val="18"/>
                <w:rPrChange w:id="2146" w:author="Stephen McGough" w:date="2008-07-08T12:05:00Z">
                  <w:rPr>
                    <w:ins w:id="214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148" w:author="Stephen McGough" w:date="2008-07-08T10:59:00Z"/>
              </w:numPr>
              <w:snapToGrid w:val="0"/>
              <w:rPr>
                <w:ins w:id="2149" w:author="Stephen McGough" w:date="2008-07-08T10:59:00Z"/>
                <w:sz w:val="18"/>
                <w:rPrChange w:id="2150" w:author="Stephen McGough" w:date="2008-07-08T12:05:00Z">
                  <w:rPr>
                    <w:ins w:id="2151" w:author="Stephen McGough" w:date="2008-07-08T10:59:00Z"/>
                  </w:rPr>
                </w:rPrChange>
              </w:rPr>
            </w:pPr>
          </w:p>
        </w:tc>
      </w:tr>
      <w:tr w:rsidR="000F06DC">
        <w:trPr>
          <w:ins w:id="2152" w:author="Stephen McGough" w:date="2008-07-08T10:59:00Z"/>
        </w:trPr>
        <w:tc>
          <w:tcPr>
            <w:tcW w:w="3174" w:type="dxa"/>
            <w:tcBorders>
              <w:left w:val="single" w:sz="4" w:space="0" w:color="000000"/>
              <w:bottom w:val="single" w:sz="4" w:space="0" w:color="000000"/>
            </w:tcBorders>
          </w:tcPr>
          <w:p w:rsidR="000F06DC" w:rsidRPr="005B1F44" w:rsidRDefault="0032616F">
            <w:pPr>
              <w:numPr>
                <w:ins w:id="2153" w:author="Stephen McGough" w:date="2008-07-08T10:59:00Z"/>
              </w:numPr>
              <w:snapToGrid w:val="0"/>
              <w:ind w:firstLine="720"/>
              <w:jc w:val="right"/>
              <w:rPr>
                <w:ins w:id="2154" w:author="Stephen McGough" w:date="2008-07-08T10:59:00Z"/>
                <w:sz w:val="18"/>
                <w:rPrChange w:id="2155" w:author="Stephen McGough" w:date="2008-07-08T12:05:00Z">
                  <w:rPr>
                    <w:ins w:id="2156" w:author="Stephen McGough" w:date="2008-07-08T10:59:00Z"/>
                  </w:rPr>
                </w:rPrChange>
              </w:rPr>
            </w:pPr>
            <w:ins w:id="2157" w:author="Stephen McGough" w:date="2008-07-08T10:59:00Z">
              <w:r w:rsidRPr="0032616F">
                <w:rPr>
                  <w:sz w:val="18"/>
                  <w:rPrChange w:id="2158" w:author="Stephen McGough" w:date="2008-07-08T12:05:00Z">
                    <w:rPr>
                      <w:rFonts w:eastAsia="ＭＳ 明朝"/>
                      <w:bCs/>
                      <w:kern w:val="32"/>
                      <w:sz w:val="16"/>
                      <w:szCs w:val="16"/>
                      <w:lang w:eastAsia="ja-JP"/>
                    </w:rPr>
                  </w:rPrChange>
                </w:rPr>
                <w:t xml:space="preserve">Error </w:t>
              </w:r>
            </w:ins>
          </w:p>
        </w:tc>
        <w:tc>
          <w:tcPr>
            <w:tcW w:w="738" w:type="dxa"/>
            <w:tcBorders>
              <w:left w:val="single" w:sz="4" w:space="0" w:color="000000"/>
              <w:bottom w:val="single" w:sz="4" w:space="0" w:color="000000"/>
            </w:tcBorders>
          </w:tcPr>
          <w:p w:rsidR="000F06DC" w:rsidRPr="005B1F44" w:rsidRDefault="0032616F">
            <w:pPr>
              <w:numPr>
                <w:ins w:id="2159" w:author="Stephen McGough" w:date="2008-07-08T10:59:00Z"/>
              </w:numPr>
              <w:snapToGrid w:val="0"/>
              <w:rPr>
                <w:ins w:id="2160" w:author="Stephen McGough" w:date="2008-07-08T10:59:00Z"/>
                <w:sz w:val="18"/>
                <w:rPrChange w:id="2161" w:author="Stephen McGough" w:date="2008-07-08T12:05:00Z">
                  <w:rPr>
                    <w:ins w:id="2162" w:author="Stephen McGough" w:date="2008-07-08T10:59:00Z"/>
                  </w:rPr>
                </w:rPrChange>
              </w:rPr>
            </w:pPr>
            <w:ins w:id="2163" w:author="Stephen McGough" w:date="2008-07-08T10:59:00Z">
              <w:r w:rsidRPr="0032616F">
                <w:rPr>
                  <w:sz w:val="18"/>
                  <w:rPrChange w:id="2164"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165" w:author="Stephen McGough" w:date="2008-07-08T10:59:00Z"/>
              </w:numPr>
              <w:snapToGrid w:val="0"/>
              <w:rPr>
                <w:ins w:id="2166" w:author="Stephen McGough" w:date="2008-07-08T10:59:00Z"/>
                <w:sz w:val="18"/>
                <w:rPrChange w:id="2167" w:author="Stephen McGough" w:date="2008-07-08T12:05:00Z">
                  <w:rPr>
                    <w:ins w:id="2168"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169" w:author="Stephen McGough" w:date="2008-07-08T10:59:00Z"/>
              </w:numPr>
              <w:snapToGrid w:val="0"/>
              <w:rPr>
                <w:ins w:id="2170" w:author="Stephen McGough" w:date="2008-07-08T10:59:00Z"/>
                <w:sz w:val="18"/>
                <w:rPrChange w:id="2171" w:author="Stephen McGough" w:date="2008-07-08T12:05:00Z">
                  <w:rPr>
                    <w:ins w:id="217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173" w:author="Stephen McGough" w:date="2008-07-08T10:59:00Z"/>
              </w:numPr>
              <w:snapToGrid w:val="0"/>
              <w:rPr>
                <w:ins w:id="2174" w:author="Stephen McGough" w:date="2008-07-08T10:59:00Z"/>
                <w:sz w:val="18"/>
                <w:rPrChange w:id="2175" w:author="Stephen McGough" w:date="2008-07-08T12:05:00Z">
                  <w:rPr>
                    <w:ins w:id="2176" w:author="Stephen McGough" w:date="2008-07-08T10:59:00Z"/>
                  </w:rPr>
                </w:rPrChange>
              </w:rPr>
            </w:pPr>
          </w:p>
        </w:tc>
      </w:tr>
      <w:tr w:rsidR="000F06DC">
        <w:trPr>
          <w:ins w:id="2177" w:author="Stephen McGough" w:date="2008-07-08T10:59:00Z"/>
        </w:trPr>
        <w:tc>
          <w:tcPr>
            <w:tcW w:w="3174" w:type="dxa"/>
            <w:tcBorders>
              <w:left w:val="single" w:sz="4" w:space="0" w:color="000000"/>
              <w:bottom w:val="single" w:sz="4" w:space="0" w:color="000000"/>
            </w:tcBorders>
          </w:tcPr>
          <w:p w:rsidR="000F06DC" w:rsidRPr="005B1F44" w:rsidRDefault="0032616F">
            <w:pPr>
              <w:numPr>
                <w:ins w:id="2178" w:author="Stephen McGough" w:date="2008-07-08T10:59:00Z"/>
              </w:numPr>
              <w:snapToGrid w:val="0"/>
              <w:ind w:firstLine="720"/>
              <w:jc w:val="right"/>
              <w:rPr>
                <w:ins w:id="2179" w:author="Stephen McGough" w:date="2008-07-08T10:59:00Z"/>
                <w:sz w:val="18"/>
                <w:rPrChange w:id="2180" w:author="Stephen McGough" w:date="2008-07-08T12:05:00Z">
                  <w:rPr>
                    <w:ins w:id="2181" w:author="Stephen McGough" w:date="2008-07-08T10:59:00Z"/>
                  </w:rPr>
                </w:rPrChange>
              </w:rPr>
            </w:pPr>
            <w:ins w:id="2182" w:author="Stephen McGough" w:date="2008-07-08T10:59:00Z">
              <w:r w:rsidRPr="0032616F">
                <w:rPr>
                  <w:sz w:val="18"/>
                  <w:rPrChange w:id="2183" w:author="Stephen McGough" w:date="2008-07-08T12:05:00Z">
                    <w:rPr>
                      <w:rFonts w:eastAsia="ＭＳ 明朝"/>
                      <w:bCs/>
                      <w:kern w:val="32"/>
                      <w:sz w:val="16"/>
                      <w:szCs w:val="16"/>
                      <w:lang w:eastAsia="ja-JP"/>
                    </w:rPr>
                  </w:rPrChange>
                </w:rPr>
                <w:t xml:space="preserve">WorkingDirectory </w:t>
              </w:r>
            </w:ins>
          </w:p>
        </w:tc>
        <w:tc>
          <w:tcPr>
            <w:tcW w:w="738" w:type="dxa"/>
            <w:tcBorders>
              <w:left w:val="single" w:sz="4" w:space="0" w:color="000000"/>
              <w:bottom w:val="single" w:sz="4" w:space="0" w:color="000000"/>
            </w:tcBorders>
          </w:tcPr>
          <w:p w:rsidR="000F06DC" w:rsidRPr="005B1F44" w:rsidRDefault="000F06DC">
            <w:pPr>
              <w:numPr>
                <w:ins w:id="2184" w:author="Stephen McGough" w:date="2008-07-08T10:59:00Z"/>
              </w:numPr>
              <w:snapToGrid w:val="0"/>
              <w:rPr>
                <w:ins w:id="2185" w:author="Stephen McGough" w:date="2008-07-08T10:59:00Z"/>
                <w:sz w:val="18"/>
                <w:rPrChange w:id="2186" w:author="Stephen McGough" w:date="2008-07-08T12:05:00Z">
                  <w:rPr>
                    <w:ins w:id="2187" w:author="Stephen McGough" w:date="2008-07-08T10:59:00Z"/>
                  </w:rPr>
                </w:rPrChange>
              </w:rPr>
            </w:pPr>
          </w:p>
        </w:tc>
        <w:tc>
          <w:tcPr>
            <w:tcW w:w="527" w:type="dxa"/>
            <w:tcBorders>
              <w:left w:val="single" w:sz="4" w:space="0" w:color="000000"/>
              <w:bottom w:val="single" w:sz="4" w:space="0" w:color="000000"/>
            </w:tcBorders>
          </w:tcPr>
          <w:p w:rsidR="000F06DC" w:rsidRPr="005B1F44" w:rsidRDefault="000F06DC">
            <w:pPr>
              <w:numPr>
                <w:ins w:id="2188" w:author="Stephen McGough" w:date="2008-07-08T10:59:00Z"/>
              </w:numPr>
              <w:snapToGrid w:val="0"/>
              <w:rPr>
                <w:ins w:id="2189" w:author="Stephen McGough" w:date="2008-07-08T10:59:00Z"/>
                <w:sz w:val="18"/>
                <w:rPrChange w:id="2190" w:author="Stephen McGough" w:date="2008-07-08T12:05:00Z">
                  <w:rPr>
                    <w:ins w:id="2191" w:author="Stephen McGough" w:date="2008-07-08T10:59:00Z"/>
                  </w:rPr>
                </w:rPrChange>
              </w:rPr>
            </w:pPr>
          </w:p>
        </w:tc>
        <w:tc>
          <w:tcPr>
            <w:tcW w:w="633" w:type="dxa"/>
            <w:tcBorders>
              <w:left w:val="single" w:sz="4" w:space="0" w:color="000000"/>
              <w:bottom w:val="single" w:sz="4" w:space="0" w:color="000000"/>
            </w:tcBorders>
          </w:tcPr>
          <w:p w:rsidR="000F06DC" w:rsidRPr="005B1F44" w:rsidRDefault="0032616F">
            <w:pPr>
              <w:numPr>
                <w:ins w:id="2192" w:author="Stephen McGough" w:date="2008-07-08T10:59:00Z"/>
              </w:numPr>
              <w:snapToGrid w:val="0"/>
              <w:rPr>
                <w:ins w:id="2193" w:author="Stephen McGough" w:date="2008-07-08T10:59:00Z"/>
                <w:sz w:val="18"/>
                <w:rPrChange w:id="2194" w:author="Stephen McGough" w:date="2008-07-08T12:05:00Z">
                  <w:rPr>
                    <w:ins w:id="2195" w:author="Stephen McGough" w:date="2008-07-08T10:59:00Z"/>
                  </w:rPr>
                </w:rPrChange>
              </w:rPr>
            </w:pPr>
            <w:ins w:id="2196" w:author="Stephen McGough" w:date="2008-07-08T10:59:00Z">
              <w:r w:rsidRPr="0032616F">
                <w:rPr>
                  <w:sz w:val="18"/>
                  <w:rPrChange w:id="2197" w:author="Stephen McGough" w:date="2008-07-08T12:05:00Z">
                    <w:rPr>
                      <w:rFonts w:eastAsia="ＭＳ 明朝"/>
                      <w:bCs/>
                      <w:kern w:val="32"/>
                      <w:sz w:val="16"/>
                      <w:szCs w:val="16"/>
                      <w:lang w:eastAsia="ja-JP"/>
                    </w:rPr>
                  </w:rPrChange>
                </w:rPr>
                <w:t>X</w:t>
              </w:r>
            </w:ins>
          </w:p>
        </w:tc>
        <w:tc>
          <w:tcPr>
            <w:tcW w:w="3729" w:type="dxa"/>
            <w:tcBorders>
              <w:left w:val="single" w:sz="4" w:space="0" w:color="000000"/>
              <w:bottom w:val="single" w:sz="4" w:space="0" w:color="000000"/>
              <w:right w:val="single" w:sz="4" w:space="0" w:color="000000"/>
            </w:tcBorders>
          </w:tcPr>
          <w:p w:rsidR="000F06DC" w:rsidRPr="005B1F44" w:rsidRDefault="0032616F">
            <w:pPr>
              <w:numPr>
                <w:ins w:id="2198" w:author="Stephen McGough" w:date="2008-07-08T10:59:00Z"/>
              </w:numPr>
              <w:snapToGrid w:val="0"/>
              <w:rPr>
                <w:ins w:id="2199" w:author="Stephen McGough" w:date="2008-07-08T10:59:00Z"/>
                <w:sz w:val="18"/>
                <w:rPrChange w:id="2200" w:author="Stephen McGough" w:date="2008-07-08T12:05:00Z">
                  <w:rPr>
                    <w:ins w:id="2201" w:author="Stephen McGough" w:date="2008-07-08T10:59:00Z"/>
                  </w:rPr>
                </w:rPrChange>
              </w:rPr>
            </w:pPr>
            <w:ins w:id="2202" w:author="Stephen McGough" w:date="2008-07-08T10:59:00Z">
              <w:r w:rsidRPr="0032616F">
                <w:rPr>
                  <w:sz w:val="18"/>
                  <w:rPrChange w:id="2203" w:author="Stephen McGough" w:date="2008-07-08T12:05:00Z">
                    <w:rPr>
                      <w:rFonts w:eastAsia="ＭＳ 明朝"/>
                      <w:bCs/>
                      <w:kern w:val="32"/>
                      <w:sz w:val="16"/>
                      <w:szCs w:val="16"/>
                      <w:lang w:eastAsia="ja-JP"/>
                    </w:rPr>
                  </w:rPrChange>
                </w:rPr>
                <w:t>The A-REX's job is running in the session directory</w:t>
              </w:r>
            </w:ins>
          </w:p>
        </w:tc>
      </w:tr>
      <w:tr w:rsidR="000F06DC">
        <w:trPr>
          <w:ins w:id="2204" w:author="Stephen McGough" w:date="2008-07-08T10:59:00Z"/>
        </w:trPr>
        <w:tc>
          <w:tcPr>
            <w:tcW w:w="3174" w:type="dxa"/>
            <w:tcBorders>
              <w:left w:val="single" w:sz="4" w:space="0" w:color="000000"/>
              <w:bottom w:val="single" w:sz="4" w:space="0" w:color="000000"/>
            </w:tcBorders>
          </w:tcPr>
          <w:p w:rsidR="000F06DC" w:rsidRPr="005B1F44" w:rsidRDefault="0032616F">
            <w:pPr>
              <w:numPr>
                <w:ins w:id="2205" w:author="Stephen McGough" w:date="2008-07-08T10:59:00Z"/>
              </w:numPr>
              <w:snapToGrid w:val="0"/>
              <w:ind w:firstLine="720"/>
              <w:jc w:val="right"/>
              <w:rPr>
                <w:ins w:id="2206" w:author="Stephen McGough" w:date="2008-07-08T10:59:00Z"/>
                <w:sz w:val="18"/>
                <w:rPrChange w:id="2207" w:author="Stephen McGough" w:date="2008-07-08T12:05:00Z">
                  <w:rPr>
                    <w:ins w:id="2208" w:author="Stephen McGough" w:date="2008-07-08T10:59:00Z"/>
                  </w:rPr>
                </w:rPrChange>
              </w:rPr>
            </w:pPr>
            <w:ins w:id="2209" w:author="Stephen McGough" w:date="2008-07-08T10:59:00Z">
              <w:r w:rsidRPr="0032616F">
                <w:rPr>
                  <w:sz w:val="18"/>
                  <w:rPrChange w:id="2210" w:author="Stephen McGough" w:date="2008-07-08T12:05:00Z">
                    <w:rPr>
                      <w:rFonts w:eastAsia="ＭＳ 明朝"/>
                      <w:bCs/>
                      <w:kern w:val="32"/>
                      <w:sz w:val="16"/>
                      <w:szCs w:val="16"/>
                      <w:lang w:eastAsia="ja-JP"/>
                    </w:rPr>
                  </w:rPrChange>
                </w:rPr>
                <w:t xml:space="preserve">Environment </w:t>
              </w:r>
            </w:ins>
          </w:p>
        </w:tc>
        <w:tc>
          <w:tcPr>
            <w:tcW w:w="738" w:type="dxa"/>
            <w:tcBorders>
              <w:left w:val="single" w:sz="4" w:space="0" w:color="000000"/>
              <w:bottom w:val="single" w:sz="4" w:space="0" w:color="000000"/>
            </w:tcBorders>
          </w:tcPr>
          <w:p w:rsidR="000F06DC" w:rsidRPr="005B1F44" w:rsidRDefault="000F06DC">
            <w:pPr>
              <w:numPr>
                <w:ins w:id="2211" w:author="Stephen McGough" w:date="2008-07-08T10:59:00Z"/>
              </w:numPr>
              <w:snapToGrid w:val="0"/>
              <w:rPr>
                <w:ins w:id="2212" w:author="Stephen McGough" w:date="2008-07-08T10:59:00Z"/>
                <w:sz w:val="18"/>
                <w:rPrChange w:id="2213" w:author="Stephen McGough" w:date="2008-07-08T12:05:00Z">
                  <w:rPr>
                    <w:ins w:id="2214"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215" w:author="Stephen McGough" w:date="2008-07-08T10:59:00Z"/>
              </w:numPr>
              <w:snapToGrid w:val="0"/>
              <w:rPr>
                <w:ins w:id="2216" w:author="Stephen McGough" w:date="2008-07-08T10:59:00Z"/>
                <w:sz w:val="18"/>
                <w:rPrChange w:id="2217" w:author="Stephen McGough" w:date="2008-07-08T12:05:00Z">
                  <w:rPr>
                    <w:ins w:id="2218" w:author="Stephen McGough" w:date="2008-07-08T10:59:00Z"/>
                  </w:rPr>
                </w:rPrChange>
              </w:rPr>
            </w:pPr>
            <w:ins w:id="2219" w:author="Stephen McGough" w:date="2008-07-08T10:59:00Z">
              <w:r w:rsidRPr="0032616F">
                <w:rPr>
                  <w:sz w:val="18"/>
                  <w:rPrChange w:id="2220"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221" w:author="Stephen McGough" w:date="2008-07-08T10:59:00Z"/>
              </w:numPr>
              <w:snapToGrid w:val="0"/>
              <w:rPr>
                <w:ins w:id="2222" w:author="Stephen McGough" w:date="2008-07-08T10:59:00Z"/>
                <w:sz w:val="18"/>
                <w:rPrChange w:id="2223" w:author="Stephen McGough" w:date="2008-07-08T12:05:00Z">
                  <w:rPr>
                    <w:ins w:id="2224"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225" w:author="Stephen McGough" w:date="2008-07-08T10:59:00Z"/>
              </w:numPr>
              <w:snapToGrid w:val="0"/>
              <w:rPr>
                <w:ins w:id="2226" w:author="Stephen McGough" w:date="2008-07-08T10:59:00Z"/>
                <w:sz w:val="18"/>
                <w:rPrChange w:id="2227" w:author="Stephen McGough" w:date="2008-07-08T12:05:00Z">
                  <w:rPr>
                    <w:ins w:id="2228" w:author="Stephen McGough" w:date="2008-07-08T10:59:00Z"/>
                  </w:rPr>
                </w:rPrChange>
              </w:rPr>
            </w:pPr>
            <w:ins w:id="2229" w:author="Stephen McGough" w:date="2008-07-08T10:59:00Z">
              <w:r w:rsidRPr="0032616F">
                <w:rPr>
                  <w:sz w:val="18"/>
                  <w:rPrChange w:id="2230" w:author="Stephen McGough" w:date="2008-07-08T12:05:00Z">
                    <w:rPr>
                      <w:rFonts w:eastAsia="ＭＳ 明朝"/>
                      <w:bCs/>
                      <w:kern w:val="32"/>
                      <w:sz w:val="16"/>
                      <w:szCs w:val="16"/>
                      <w:lang w:eastAsia="ja-JP"/>
                    </w:rPr>
                  </w:rPrChange>
                </w:rPr>
                <w:t>We plan to use it in the future</w:t>
              </w:r>
            </w:ins>
          </w:p>
        </w:tc>
      </w:tr>
      <w:tr w:rsidR="000F06DC">
        <w:trPr>
          <w:ins w:id="2231" w:author="Stephen McGough" w:date="2008-07-08T10:59:00Z"/>
        </w:trPr>
        <w:tc>
          <w:tcPr>
            <w:tcW w:w="3174" w:type="dxa"/>
            <w:tcBorders>
              <w:left w:val="single" w:sz="4" w:space="0" w:color="000000"/>
              <w:bottom w:val="single" w:sz="4" w:space="0" w:color="000000"/>
            </w:tcBorders>
          </w:tcPr>
          <w:p w:rsidR="000F06DC" w:rsidRPr="005B1F44" w:rsidRDefault="0032616F">
            <w:pPr>
              <w:numPr>
                <w:ins w:id="2232" w:author="Stephen McGough" w:date="2008-07-08T10:59:00Z"/>
              </w:numPr>
              <w:snapToGrid w:val="0"/>
              <w:ind w:firstLine="720"/>
              <w:jc w:val="right"/>
              <w:rPr>
                <w:ins w:id="2233" w:author="Stephen McGough" w:date="2008-07-08T10:59:00Z"/>
                <w:sz w:val="18"/>
                <w:rPrChange w:id="2234" w:author="Stephen McGough" w:date="2008-07-08T12:05:00Z">
                  <w:rPr>
                    <w:ins w:id="2235" w:author="Stephen McGough" w:date="2008-07-08T10:59:00Z"/>
                  </w:rPr>
                </w:rPrChange>
              </w:rPr>
            </w:pPr>
            <w:ins w:id="2236" w:author="Stephen McGough" w:date="2008-07-08T10:59:00Z">
              <w:r w:rsidRPr="0032616F">
                <w:rPr>
                  <w:sz w:val="18"/>
                  <w:rPrChange w:id="2237" w:author="Stephen McGough" w:date="2008-07-08T12:05:00Z">
                    <w:rPr>
                      <w:rFonts w:eastAsia="ＭＳ 明朝"/>
                      <w:bCs/>
                      <w:kern w:val="32"/>
                      <w:sz w:val="16"/>
                      <w:szCs w:val="16"/>
                      <w:lang w:eastAsia="ja-JP"/>
                    </w:rPr>
                  </w:rPrChange>
                </w:rPr>
                <w:t>WallTimeLimit</w:t>
              </w:r>
            </w:ins>
          </w:p>
        </w:tc>
        <w:tc>
          <w:tcPr>
            <w:tcW w:w="738" w:type="dxa"/>
            <w:tcBorders>
              <w:left w:val="single" w:sz="4" w:space="0" w:color="000000"/>
              <w:bottom w:val="single" w:sz="4" w:space="0" w:color="000000"/>
            </w:tcBorders>
          </w:tcPr>
          <w:p w:rsidR="000F06DC" w:rsidRPr="005B1F44" w:rsidRDefault="0032616F">
            <w:pPr>
              <w:numPr>
                <w:ins w:id="2238" w:author="Stephen McGough" w:date="2008-07-08T10:59:00Z"/>
              </w:numPr>
              <w:snapToGrid w:val="0"/>
              <w:rPr>
                <w:ins w:id="2239" w:author="Stephen McGough" w:date="2008-07-08T10:59:00Z"/>
                <w:sz w:val="18"/>
                <w:rPrChange w:id="2240" w:author="Stephen McGough" w:date="2008-07-08T12:05:00Z">
                  <w:rPr>
                    <w:ins w:id="2241" w:author="Stephen McGough" w:date="2008-07-08T10:59:00Z"/>
                  </w:rPr>
                </w:rPrChange>
              </w:rPr>
            </w:pPr>
            <w:ins w:id="2242" w:author="Stephen McGough" w:date="2008-07-08T10:59:00Z">
              <w:r w:rsidRPr="0032616F">
                <w:rPr>
                  <w:sz w:val="18"/>
                  <w:rPrChange w:id="2243"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244" w:author="Stephen McGough" w:date="2008-07-08T10:59:00Z"/>
              </w:numPr>
              <w:snapToGrid w:val="0"/>
              <w:rPr>
                <w:ins w:id="2245" w:author="Stephen McGough" w:date="2008-07-08T10:59:00Z"/>
                <w:sz w:val="18"/>
                <w:rPrChange w:id="2246" w:author="Stephen McGough" w:date="2008-07-08T12:05:00Z">
                  <w:rPr>
                    <w:ins w:id="2247"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248" w:author="Stephen McGough" w:date="2008-07-08T10:59:00Z"/>
              </w:numPr>
              <w:snapToGrid w:val="0"/>
              <w:rPr>
                <w:ins w:id="2249" w:author="Stephen McGough" w:date="2008-07-08T10:59:00Z"/>
                <w:sz w:val="18"/>
                <w:rPrChange w:id="2250" w:author="Stephen McGough" w:date="2008-07-08T12:05:00Z">
                  <w:rPr>
                    <w:ins w:id="2251"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252" w:author="Stephen McGough" w:date="2008-07-08T10:59:00Z"/>
              </w:numPr>
              <w:snapToGrid w:val="0"/>
              <w:rPr>
                <w:ins w:id="2253" w:author="Stephen McGough" w:date="2008-07-08T10:59:00Z"/>
                <w:sz w:val="18"/>
                <w:rPrChange w:id="2254" w:author="Stephen McGough" w:date="2008-07-08T12:05:00Z">
                  <w:rPr>
                    <w:ins w:id="2255" w:author="Stephen McGough" w:date="2008-07-08T10:59:00Z"/>
                  </w:rPr>
                </w:rPrChange>
              </w:rPr>
            </w:pPr>
          </w:p>
        </w:tc>
      </w:tr>
      <w:tr w:rsidR="000F06DC">
        <w:trPr>
          <w:ins w:id="2256" w:author="Stephen McGough" w:date="2008-07-08T10:59:00Z"/>
        </w:trPr>
        <w:tc>
          <w:tcPr>
            <w:tcW w:w="3174" w:type="dxa"/>
            <w:tcBorders>
              <w:left w:val="single" w:sz="4" w:space="0" w:color="000000"/>
              <w:bottom w:val="single" w:sz="4" w:space="0" w:color="000000"/>
            </w:tcBorders>
          </w:tcPr>
          <w:p w:rsidR="000F06DC" w:rsidRPr="005B1F44" w:rsidRDefault="0032616F">
            <w:pPr>
              <w:numPr>
                <w:ins w:id="2257" w:author="Stephen McGough" w:date="2008-07-08T10:59:00Z"/>
              </w:numPr>
              <w:snapToGrid w:val="0"/>
              <w:ind w:firstLine="720"/>
              <w:jc w:val="right"/>
              <w:rPr>
                <w:ins w:id="2258" w:author="Stephen McGough" w:date="2008-07-08T10:59:00Z"/>
                <w:sz w:val="18"/>
                <w:rPrChange w:id="2259" w:author="Stephen McGough" w:date="2008-07-08T12:05:00Z">
                  <w:rPr>
                    <w:ins w:id="2260" w:author="Stephen McGough" w:date="2008-07-08T10:59:00Z"/>
                  </w:rPr>
                </w:rPrChange>
              </w:rPr>
            </w:pPr>
            <w:ins w:id="2261" w:author="Stephen McGough" w:date="2008-07-08T10:59:00Z">
              <w:r w:rsidRPr="0032616F">
                <w:rPr>
                  <w:sz w:val="18"/>
                  <w:rPrChange w:id="2262" w:author="Stephen McGough" w:date="2008-07-08T12:05:00Z">
                    <w:rPr>
                      <w:rFonts w:eastAsia="ＭＳ 明朝"/>
                      <w:bCs/>
                      <w:kern w:val="32"/>
                      <w:sz w:val="16"/>
                      <w:szCs w:val="16"/>
                      <w:lang w:eastAsia="ja-JP"/>
                    </w:rPr>
                  </w:rPrChange>
                </w:rPr>
                <w:t xml:space="preserve">FileSizeLimit </w:t>
              </w:r>
            </w:ins>
          </w:p>
        </w:tc>
        <w:tc>
          <w:tcPr>
            <w:tcW w:w="738" w:type="dxa"/>
            <w:tcBorders>
              <w:left w:val="single" w:sz="4" w:space="0" w:color="000000"/>
              <w:bottom w:val="single" w:sz="4" w:space="0" w:color="000000"/>
            </w:tcBorders>
          </w:tcPr>
          <w:p w:rsidR="000F06DC" w:rsidRPr="005B1F44" w:rsidRDefault="000F06DC">
            <w:pPr>
              <w:numPr>
                <w:ins w:id="2263" w:author="Stephen McGough" w:date="2008-07-08T10:59:00Z"/>
              </w:numPr>
              <w:snapToGrid w:val="0"/>
              <w:rPr>
                <w:ins w:id="2264" w:author="Stephen McGough" w:date="2008-07-08T10:59:00Z"/>
                <w:sz w:val="18"/>
                <w:rPrChange w:id="2265" w:author="Stephen McGough" w:date="2008-07-08T12:05:00Z">
                  <w:rPr>
                    <w:ins w:id="2266"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267" w:author="Stephen McGough" w:date="2008-07-08T10:59:00Z"/>
              </w:numPr>
              <w:snapToGrid w:val="0"/>
              <w:rPr>
                <w:ins w:id="2268" w:author="Stephen McGough" w:date="2008-07-08T10:59:00Z"/>
                <w:sz w:val="18"/>
                <w:rPrChange w:id="2269" w:author="Stephen McGough" w:date="2008-07-08T12:05:00Z">
                  <w:rPr>
                    <w:ins w:id="2270" w:author="Stephen McGough" w:date="2008-07-08T10:59:00Z"/>
                  </w:rPr>
                </w:rPrChange>
              </w:rPr>
            </w:pPr>
            <w:ins w:id="2271" w:author="Stephen McGough" w:date="2008-07-08T10:59:00Z">
              <w:r w:rsidRPr="0032616F">
                <w:rPr>
                  <w:sz w:val="18"/>
                  <w:rPrChange w:id="2272"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273" w:author="Stephen McGough" w:date="2008-07-08T10:59:00Z"/>
              </w:numPr>
              <w:snapToGrid w:val="0"/>
              <w:rPr>
                <w:ins w:id="2274" w:author="Stephen McGough" w:date="2008-07-08T10:59:00Z"/>
                <w:sz w:val="18"/>
                <w:rPrChange w:id="2275" w:author="Stephen McGough" w:date="2008-07-08T12:05:00Z">
                  <w:rPr>
                    <w:ins w:id="2276"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277" w:author="Stephen McGough" w:date="2008-07-08T10:59:00Z"/>
              </w:numPr>
              <w:snapToGrid w:val="0"/>
              <w:rPr>
                <w:ins w:id="2278" w:author="Stephen McGough" w:date="2008-07-08T10:59:00Z"/>
                <w:sz w:val="18"/>
                <w:rPrChange w:id="2279" w:author="Stephen McGough" w:date="2008-07-08T12:05:00Z">
                  <w:rPr>
                    <w:ins w:id="2280" w:author="Stephen McGough" w:date="2008-07-08T10:59:00Z"/>
                  </w:rPr>
                </w:rPrChange>
              </w:rPr>
            </w:pPr>
            <w:ins w:id="2281" w:author="Stephen McGough" w:date="2008-07-08T10:59:00Z">
              <w:r w:rsidRPr="0032616F">
                <w:rPr>
                  <w:sz w:val="18"/>
                  <w:rPrChange w:id="2282" w:author="Stephen McGough" w:date="2008-07-08T12:05:00Z">
                    <w:rPr>
                      <w:rFonts w:eastAsia="ＭＳ 明朝"/>
                      <w:bCs/>
                      <w:kern w:val="32"/>
                      <w:sz w:val="16"/>
                      <w:szCs w:val="16"/>
                      <w:lang w:eastAsia="ja-JP"/>
                    </w:rPr>
                  </w:rPrChange>
                </w:rPr>
                <w:t>Not parsed and no plan to use it</w:t>
              </w:r>
            </w:ins>
          </w:p>
        </w:tc>
      </w:tr>
      <w:tr w:rsidR="000F06DC">
        <w:trPr>
          <w:ins w:id="2283" w:author="Stephen McGough" w:date="2008-07-08T10:59:00Z"/>
        </w:trPr>
        <w:tc>
          <w:tcPr>
            <w:tcW w:w="3174" w:type="dxa"/>
            <w:tcBorders>
              <w:left w:val="single" w:sz="4" w:space="0" w:color="000000"/>
              <w:bottom w:val="single" w:sz="4" w:space="0" w:color="000000"/>
            </w:tcBorders>
          </w:tcPr>
          <w:p w:rsidR="000F06DC" w:rsidRPr="005B1F44" w:rsidRDefault="0032616F">
            <w:pPr>
              <w:numPr>
                <w:ins w:id="2284" w:author="Stephen McGough" w:date="2008-07-08T10:59:00Z"/>
              </w:numPr>
              <w:snapToGrid w:val="0"/>
              <w:ind w:firstLine="720"/>
              <w:jc w:val="right"/>
              <w:rPr>
                <w:ins w:id="2285" w:author="Stephen McGough" w:date="2008-07-08T10:59:00Z"/>
                <w:sz w:val="18"/>
                <w:rPrChange w:id="2286" w:author="Stephen McGough" w:date="2008-07-08T12:05:00Z">
                  <w:rPr>
                    <w:ins w:id="2287" w:author="Stephen McGough" w:date="2008-07-08T10:59:00Z"/>
                  </w:rPr>
                </w:rPrChange>
              </w:rPr>
            </w:pPr>
            <w:ins w:id="2288" w:author="Stephen McGough" w:date="2008-07-08T10:59:00Z">
              <w:r w:rsidRPr="0032616F">
                <w:rPr>
                  <w:sz w:val="18"/>
                  <w:rPrChange w:id="2289" w:author="Stephen McGough" w:date="2008-07-08T12:05:00Z">
                    <w:rPr>
                      <w:rFonts w:eastAsia="ＭＳ 明朝"/>
                      <w:bCs/>
                      <w:kern w:val="32"/>
                      <w:sz w:val="16"/>
                      <w:szCs w:val="16"/>
                      <w:lang w:eastAsia="ja-JP"/>
                    </w:rPr>
                  </w:rPrChange>
                </w:rPr>
                <w:t>CoreDumpLimit</w:t>
              </w:r>
            </w:ins>
          </w:p>
        </w:tc>
        <w:tc>
          <w:tcPr>
            <w:tcW w:w="738" w:type="dxa"/>
            <w:tcBorders>
              <w:left w:val="single" w:sz="4" w:space="0" w:color="000000"/>
              <w:bottom w:val="single" w:sz="4" w:space="0" w:color="000000"/>
            </w:tcBorders>
          </w:tcPr>
          <w:p w:rsidR="000F06DC" w:rsidRPr="005B1F44" w:rsidRDefault="000F06DC">
            <w:pPr>
              <w:numPr>
                <w:ins w:id="2290" w:author="Stephen McGough" w:date="2008-07-08T10:59:00Z"/>
              </w:numPr>
              <w:snapToGrid w:val="0"/>
              <w:rPr>
                <w:ins w:id="2291" w:author="Stephen McGough" w:date="2008-07-08T10:59:00Z"/>
                <w:sz w:val="18"/>
                <w:rPrChange w:id="2292" w:author="Stephen McGough" w:date="2008-07-08T12:05:00Z">
                  <w:rPr>
                    <w:ins w:id="2293"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294" w:author="Stephen McGough" w:date="2008-07-08T10:59:00Z"/>
              </w:numPr>
              <w:snapToGrid w:val="0"/>
              <w:rPr>
                <w:ins w:id="2295" w:author="Stephen McGough" w:date="2008-07-08T10:59:00Z"/>
                <w:sz w:val="18"/>
                <w:rPrChange w:id="2296" w:author="Stephen McGough" w:date="2008-07-08T12:05:00Z">
                  <w:rPr>
                    <w:ins w:id="2297" w:author="Stephen McGough" w:date="2008-07-08T10:59:00Z"/>
                  </w:rPr>
                </w:rPrChange>
              </w:rPr>
            </w:pPr>
            <w:ins w:id="2298" w:author="Stephen McGough" w:date="2008-07-08T10:59:00Z">
              <w:r w:rsidRPr="0032616F">
                <w:rPr>
                  <w:sz w:val="18"/>
                  <w:rPrChange w:id="2299"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300" w:author="Stephen McGough" w:date="2008-07-08T10:59:00Z"/>
              </w:numPr>
              <w:snapToGrid w:val="0"/>
              <w:rPr>
                <w:ins w:id="2301" w:author="Stephen McGough" w:date="2008-07-08T10:59:00Z"/>
                <w:sz w:val="18"/>
                <w:rPrChange w:id="2302" w:author="Stephen McGough" w:date="2008-07-08T12:05:00Z">
                  <w:rPr>
                    <w:ins w:id="2303"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304" w:author="Stephen McGough" w:date="2008-07-08T10:59:00Z"/>
              </w:numPr>
              <w:snapToGrid w:val="0"/>
              <w:rPr>
                <w:ins w:id="2305" w:author="Stephen McGough" w:date="2008-07-08T10:59:00Z"/>
                <w:sz w:val="18"/>
                <w:rPrChange w:id="2306" w:author="Stephen McGough" w:date="2008-07-08T12:05:00Z">
                  <w:rPr>
                    <w:ins w:id="2307" w:author="Stephen McGough" w:date="2008-07-08T10:59:00Z"/>
                  </w:rPr>
                </w:rPrChange>
              </w:rPr>
            </w:pPr>
            <w:ins w:id="2308" w:author="Stephen McGough" w:date="2008-07-08T10:59:00Z">
              <w:r w:rsidRPr="0032616F">
                <w:rPr>
                  <w:sz w:val="18"/>
                  <w:rPrChange w:id="2309" w:author="Stephen McGough" w:date="2008-07-08T12:05:00Z">
                    <w:rPr>
                      <w:rFonts w:eastAsia="ＭＳ 明朝"/>
                      <w:bCs/>
                      <w:kern w:val="32"/>
                      <w:sz w:val="16"/>
                      <w:szCs w:val="16"/>
                      <w:lang w:eastAsia="ja-JP"/>
                    </w:rPr>
                  </w:rPrChange>
                </w:rPr>
                <w:t>Not parsed and no plan to use it</w:t>
              </w:r>
            </w:ins>
          </w:p>
        </w:tc>
      </w:tr>
      <w:tr w:rsidR="000F06DC">
        <w:trPr>
          <w:ins w:id="2310" w:author="Stephen McGough" w:date="2008-07-08T10:59:00Z"/>
        </w:trPr>
        <w:tc>
          <w:tcPr>
            <w:tcW w:w="3174" w:type="dxa"/>
            <w:tcBorders>
              <w:left w:val="single" w:sz="4" w:space="0" w:color="000000"/>
              <w:bottom w:val="single" w:sz="4" w:space="0" w:color="000000"/>
            </w:tcBorders>
          </w:tcPr>
          <w:p w:rsidR="000F06DC" w:rsidRPr="005B1F44" w:rsidRDefault="0032616F">
            <w:pPr>
              <w:numPr>
                <w:ins w:id="2311" w:author="Stephen McGough" w:date="2008-07-08T10:59:00Z"/>
              </w:numPr>
              <w:snapToGrid w:val="0"/>
              <w:ind w:firstLine="720"/>
              <w:jc w:val="right"/>
              <w:rPr>
                <w:ins w:id="2312" w:author="Stephen McGough" w:date="2008-07-08T10:59:00Z"/>
                <w:sz w:val="18"/>
                <w:rPrChange w:id="2313" w:author="Stephen McGough" w:date="2008-07-08T12:05:00Z">
                  <w:rPr>
                    <w:ins w:id="2314" w:author="Stephen McGough" w:date="2008-07-08T10:59:00Z"/>
                  </w:rPr>
                </w:rPrChange>
              </w:rPr>
            </w:pPr>
            <w:ins w:id="2315" w:author="Stephen McGough" w:date="2008-07-08T10:59:00Z">
              <w:r w:rsidRPr="0032616F">
                <w:rPr>
                  <w:sz w:val="18"/>
                  <w:rPrChange w:id="2316" w:author="Stephen McGough" w:date="2008-07-08T12:05:00Z">
                    <w:rPr>
                      <w:rFonts w:eastAsia="ＭＳ 明朝"/>
                      <w:bCs/>
                      <w:kern w:val="32"/>
                      <w:sz w:val="16"/>
                      <w:szCs w:val="16"/>
                      <w:lang w:eastAsia="ja-JP"/>
                    </w:rPr>
                  </w:rPrChange>
                </w:rPr>
                <w:t xml:space="preserve">DataSegmentLimit </w:t>
              </w:r>
            </w:ins>
          </w:p>
        </w:tc>
        <w:tc>
          <w:tcPr>
            <w:tcW w:w="738" w:type="dxa"/>
            <w:tcBorders>
              <w:left w:val="single" w:sz="4" w:space="0" w:color="000000"/>
              <w:bottom w:val="single" w:sz="4" w:space="0" w:color="000000"/>
            </w:tcBorders>
          </w:tcPr>
          <w:p w:rsidR="000F06DC" w:rsidRPr="005B1F44" w:rsidRDefault="000F06DC">
            <w:pPr>
              <w:numPr>
                <w:ins w:id="2317" w:author="Stephen McGough" w:date="2008-07-08T10:59:00Z"/>
              </w:numPr>
              <w:snapToGrid w:val="0"/>
              <w:rPr>
                <w:ins w:id="2318" w:author="Stephen McGough" w:date="2008-07-08T10:59:00Z"/>
                <w:sz w:val="18"/>
                <w:rPrChange w:id="2319" w:author="Stephen McGough" w:date="2008-07-08T12:05:00Z">
                  <w:rPr>
                    <w:ins w:id="2320"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321" w:author="Stephen McGough" w:date="2008-07-08T10:59:00Z"/>
              </w:numPr>
              <w:snapToGrid w:val="0"/>
              <w:rPr>
                <w:ins w:id="2322" w:author="Stephen McGough" w:date="2008-07-08T10:59:00Z"/>
                <w:sz w:val="18"/>
                <w:rPrChange w:id="2323" w:author="Stephen McGough" w:date="2008-07-08T12:05:00Z">
                  <w:rPr>
                    <w:ins w:id="2324" w:author="Stephen McGough" w:date="2008-07-08T10:59:00Z"/>
                  </w:rPr>
                </w:rPrChange>
              </w:rPr>
            </w:pPr>
            <w:ins w:id="2325" w:author="Stephen McGough" w:date="2008-07-08T10:59:00Z">
              <w:r w:rsidRPr="0032616F">
                <w:rPr>
                  <w:sz w:val="18"/>
                  <w:rPrChange w:id="2326"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327" w:author="Stephen McGough" w:date="2008-07-08T10:59:00Z"/>
              </w:numPr>
              <w:snapToGrid w:val="0"/>
              <w:rPr>
                <w:ins w:id="2328" w:author="Stephen McGough" w:date="2008-07-08T10:59:00Z"/>
                <w:sz w:val="18"/>
                <w:rPrChange w:id="2329" w:author="Stephen McGough" w:date="2008-07-08T12:05:00Z">
                  <w:rPr>
                    <w:ins w:id="2330"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331" w:author="Stephen McGough" w:date="2008-07-08T10:59:00Z"/>
              </w:numPr>
              <w:snapToGrid w:val="0"/>
              <w:rPr>
                <w:ins w:id="2332" w:author="Stephen McGough" w:date="2008-07-08T10:59:00Z"/>
                <w:sz w:val="18"/>
                <w:rPrChange w:id="2333" w:author="Stephen McGough" w:date="2008-07-08T12:05:00Z">
                  <w:rPr>
                    <w:ins w:id="2334" w:author="Stephen McGough" w:date="2008-07-08T10:59:00Z"/>
                  </w:rPr>
                </w:rPrChange>
              </w:rPr>
            </w:pPr>
            <w:ins w:id="2335" w:author="Stephen McGough" w:date="2008-07-08T10:59:00Z">
              <w:r w:rsidRPr="0032616F">
                <w:rPr>
                  <w:sz w:val="18"/>
                  <w:rPrChange w:id="2336" w:author="Stephen McGough" w:date="2008-07-08T12:05:00Z">
                    <w:rPr>
                      <w:rFonts w:eastAsia="ＭＳ 明朝"/>
                      <w:bCs/>
                      <w:kern w:val="32"/>
                      <w:sz w:val="16"/>
                      <w:szCs w:val="16"/>
                      <w:lang w:eastAsia="ja-JP"/>
                    </w:rPr>
                  </w:rPrChange>
                </w:rPr>
                <w:t>Not parsed and no plan to use it</w:t>
              </w:r>
            </w:ins>
          </w:p>
        </w:tc>
      </w:tr>
      <w:tr w:rsidR="000F06DC">
        <w:trPr>
          <w:ins w:id="2337" w:author="Stephen McGough" w:date="2008-07-08T10:59:00Z"/>
        </w:trPr>
        <w:tc>
          <w:tcPr>
            <w:tcW w:w="3174" w:type="dxa"/>
            <w:tcBorders>
              <w:left w:val="single" w:sz="4" w:space="0" w:color="000000"/>
              <w:bottom w:val="single" w:sz="4" w:space="0" w:color="000000"/>
            </w:tcBorders>
          </w:tcPr>
          <w:p w:rsidR="000F06DC" w:rsidRPr="005B1F44" w:rsidRDefault="0032616F">
            <w:pPr>
              <w:numPr>
                <w:ins w:id="2338" w:author="Stephen McGough" w:date="2008-07-08T10:59:00Z"/>
              </w:numPr>
              <w:snapToGrid w:val="0"/>
              <w:ind w:firstLine="720"/>
              <w:jc w:val="right"/>
              <w:rPr>
                <w:ins w:id="2339" w:author="Stephen McGough" w:date="2008-07-08T10:59:00Z"/>
                <w:sz w:val="18"/>
                <w:rPrChange w:id="2340" w:author="Stephen McGough" w:date="2008-07-08T12:05:00Z">
                  <w:rPr>
                    <w:ins w:id="2341" w:author="Stephen McGough" w:date="2008-07-08T10:59:00Z"/>
                  </w:rPr>
                </w:rPrChange>
              </w:rPr>
            </w:pPr>
            <w:ins w:id="2342" w:author="Stephen McGough" w:date="2008-07-08T10:59:00Z">
              <w:r w:rsidRPr="0032616F">
                <w:rPr>
                  <w:sz w:val="18"/>
                  <w:rPrChange w:id="2343" w:author="Stephen McGough" w:date="2008-07-08T12:05:00Z">
                    <w:rPr>
                      <w:rFonts w:eastAsia="ＭＳ 明朝"/>
                      <w:bCs/>
                      <w:kern w:val="32"/>
                      <w:sz w:val="16"/>
                      <w:szCs w:val="16"/>
                      <w:lang w:eastAsia="ja-JP"/>
                    </w:rPr>
                  </w:rPrChange>
                </w:rPr>
                <w:t xml:space="preserve">LockedMemoryLimit </w:t>
              </w:r>
            </w:ins>
          </w:p>
        </w:tc>
        <w:tc>
          <w:tcPr>
            <w:tcW w:w="738" w:type="dxa"/>
            <w:tcBorders>
              <w:left w:val="single" w:sz="4" w:space="0" w:color="000000"/>
              <w:bottom w:val="single" w:sz="4" w:space="0" w:color="000000"/>
            </w:tcBorders>
          </w:tcPr>
          <w:p w:rsidR="000F06DC" w:rsidRPr="005B1F44" w:rsidRDefault="000F06DC">
            <w:pPr>
              <w:numPr>
                <w:ins w:id="2344" w:author="Stephen McGough" w:date="2008-07-08T10:59:00Z"/>
              </w:numPr>
              <w:snapToGrid w:val="0"/>
              <w:rPr>
                <w:ins w:id="2345" w:author="Stephen McGough" w:date="2008-07-08T10:59:00Z"/>
                <w:sz w:val="18"/>
                <w:rPrChange w:id="2346" w:author="Stephen McGough" w:date="2008-07-08T12:05:00Z">
                  <w:rPr>
                    <w:ins w:id="2347"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348" w:author="Stephen McGough" w:date="2008-07-08T10:59:00Z"/>
              </w:numPr>
              <w:snapToGrid w:val="0"/>
              <w:rPr>
                <w:ins w:id="2349" w:author="Stephen McGough" w:date="2008-07-08T10:59:00Z"/>
                <w:sz w:val="18"/>
                <w:rPrChange w:id="2350" w:author="Stephen McGough" w:date="2008-07-08T12:05:00Z">
                  <w:rPr>
                    <w:ins w:id="2351" w:author="Stephen McGough" w:date="2008-07-08T10:59:00Z"/>
                  </w:rPr>
                </w:rPrChange>
              </w:rPr>
            </w:pPr>
            <w:ins w:id="2352" w:author="Stephen McGough" w:date="2008-07-08T10:59:00Z">
              <w:r w:rsidRPr="0032616F">
                <w:rPr>
                  <w:sz w:val="18"/>
                  <w:rPrChange w:id="2353"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354" w:author="Stephen McGough" w:date="2008-07-08T10:59:00Z"/>
              </w:numPr>
              <w:snapToGrid w:val="0"/>
              <w:rPr>
                <w:ins w:id="2355" w:author="Stephen McGough" w:date="2008-07-08T10:59:00Z"/>
                <w:sz w:val="18"/>
                <w:rPrChange w:id="2356" w:author="Stephen McGough" w:date="2008-07-08T12:05:00Z">
                  <w:rPr>
                    <w:ins w:id="235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358" w:author="Stephen McGough" w:date="2008-07-08T10:59:00Z"/>
              </w:numPr>
              <w:snapToGrid w:val="0"/>
              <w:rPr>
                <w:ins w:id="2359" w:author="Stephen McGough" w:date="2008-07-08T10:59:00Z"/>
                <w:sz w:val="18"/>
                <w:rPrChange w:id="2360" w:author="Stephen McGough" w:date="2008-07-08T12:05:00Z">
                  <w:rPr>
                    <w:ins w:id="2361" w:author="Stephen McGough" w:date="2008-07-08T10:59:00Z"/>
                  </w:rPr>
                </w:rPrChange>
              </w:rPr>
            </w:pPr>
            <w:ins w:id="2362" w:author="Stephen McGough" w:date="2008-07-08T10:59:00Z">
              <w:r w:rsidRPr="0032616F">
                <w:rPr>
                  <w:sz w:val="18"/>
                  <w:rPrChange w:id="2363" w:author="Stephen McGough" w:date="2008-07-08T12:05:00Z">
                    <w:rPr>
                      <w:rFonts w:eastAsia="ＭＳ 明朝"/>
                      <w:bCs/>
                      <w:kern w:val="32"/>
                      <w:sz w:val="16"/>
                      <w:szCs w:val="16"/>
                      <w:lang w:eastAsia="ja-JP"/>
                    </w:rPr>
                  </w:rPrChange>
                </w:rPr>
                <w:t>Not parsed and no plan to use it</w:t>
              </w:r>
            </w:ins>
          </w:p>
        </w:tc>
      </w:tr>
      <w:tr w:rsidR="000F06DC">
        <w:trPr>
          <w:ins w:id="2364" w:author="Stephen McGough" w:date="2008-07-08T10:59:00Z"/>
        </w:trPr>
        <w:tc>
          <w:tcPr>
            <w:tcW w:w="3174" w:type="dxa"/>
            <w:tcBorders>
              <w:left w:val="single" w:sz="4" w:space="0" w:color="000000"/>
              <w:bottom w:val="single" w:sz="4" w:space="0" w:color="000000"/>
            </w:tcBorders>
          </w:tcPr>
          <w:p w:rsidR="000F06DC" w:rsidRPr="005B1F44" w:rsidRDefault="0032616F">
            <w:pPr>
              <w:numPr>
                <w:ins w:id="2365" w:author="Stephen McGough" w:date="2008-07-08T10:59:00Z"/>
              </w:numPr>
              <w:snapToGrid w:val="0"/>
              <w:ind w:firstLine="720"/>
              <w:jc w:val="right"/>
              <w:rPr>
                <w:ins w:id="2366" w:author="Stephen McGough" w:date="2008-07-08T10:59:00Z"/>
                <w:sz w:val="18"/>
                <w:rPrChange w:id="2367" w:author="Stephen McGough" w:date="2008-07-08T12:05:00Z">
                  <w:rPr>
                    <w:ins w:id="2368" w:author="Stephen McGough" w:date="2008-07-08T10:59:00Z"/>
                  </w:rPr>
                </w:rPrChange>
              </w:rPr>
            </w:pPr>
            <w:ins w:id="2369" w:author="Stephen McGough" w:date="2008-07-08T10:59:00Z">
              <w:r w:rsidRPr="0032616F">
                <w:rPr>
                  <w:sz w:val="18"/>
                  <w:rPrChange w:id="2370" w:author="Stephen McGough" w:date="2008-07-08T12:05:00Z">
                    <w:rPr>
                      <w:rFonts w:eastAsia="ＭＳ 明朝"/>
                      <w:bCs/>
                      <w:kern w:val="32"/>
                      <w:sz w:val="16"/>
                      <w:szCs w:val="16"/>
                      <w:lang w:eastAsia="ja-JP"/>
                    </w:rPr>
                  </w:rPrChange>
                </w:rPr>
                <w:t xml:space="preserve">MemoryLimit </w:t>
              </w:r>
            </w:ins>
          </w:p>
        </w:tc>
        <w:tc>
          <w:tcPr>
            <w:tcW w:w="738" w:type="dxa"/>
            <w:tcBorders>
              <w:left w:val="single" w:sz="4" w:space="0" w:color="000000"/>
              <w:bottom w:val="single" w:sz="4" w:space="0" w:color="000000"/>
            </w:tcBorders>
          </w:tcPr>
          <w:p w:rsidR="000F06DC" w:rsidRPr="005B1F44" w:rsidRDefault="0032616F">
            <w:pPr>
              <w:numPr>
                <w:ins w:id="2371" w:author="Stephen McGough" w:date="2008-07-08T10:59:00Z"/>
              </w:numPr>
              <w:snapToGrid w:val="0"/>
              <w:rPr>
                <w:ins w:id="2372" w:author="Stephen McGough" w:date="2008-07-08T10:59:00Z"/>
                <w:sz w:val="18"/>
                <w:rPrChange w:id="2373" w:author="Stephen McGough" w:date="2008-07-08T12:05:00Z">
                  <w:rPr>
                    <w:ins w:id="2374" w:author="Stephen McGough" w:date="2008-07-08T10:59:00Z"/>
                  </w:rPr>
                </w:rPrChange>
              </w:rPr>
            </w:pPr>
            <w:ins w:id="2375" w:author="Stephen McGough" w:date="2008-07-08T10:59:00Z">
              <w:r w:rsidRPr="0032616F">
                <w:rPr>
                  <w:sz w:val="18"/>
                  <w:rPrChange w:id="2376"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377" w:author="Stephen McGough" w:date="2008-07-08T10:59:00Z"/>
              </w:numPr>
              <w:snapToGrid w:val="0"/>
              <w:rPr>
                <w:ins w:id="2378" w:author="Stephen McGough" w:date="2008-07-08T10:59:00Z"/>
                <w:sz w:val="18"/>
                <w:rPrChange w:id="2379" w:author="Stephen McGough" w:date="2008-07-08T12:05:00Z">
                  <w:rPr>
                    <w:ins w:id="2380"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381" w:author="Stephen McGough" w:date="2008-07-08T10:59:00Z"/>
              </w:numPr>
              <w:snapToGrid w:val="0"/>
              <w:rPr>
                <w:ins w:id="2382" w:author="Stephen McGough" w:date="2008-07-08T10:59:00Z"/>
                <w:sz w:val="18"/>
                <w:rPrChange w:id="2383" w:author="Stephen McGough" w:date="2008-07-08T12:05:00Z">
                  <w:rPr>
                    <w:ins w:id="2384"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385" w:author="Stephen McGough" w:date="2008-07-08T10:59:00Z"/>
              </w:numPr>
              <w:snapToGrid w:val="0"/>
              <w:rPr>
                <w:ins w:id="2386" w:author="Stephen McGough" w:date="2008-07-08T10:59:00Z"/>
                <w:sz w:val="18"/>
                <w:rPrChange w:id="2387" w:author="Stephen McGough" w:date="2008-07-08T12:05:00Z">
                  <w:rPr>
                    <w:ins w:id="2388" w:author="Stephen McGough" w:date="2008-07-08T10:59:00Z"/>
                  </w:rPr>
                </w:rPrChange>
              </w:rPr>
            </w:pPr>
          </w:p>
        </w:tc>
      </w:tr>
      <w:tr w:rsidR="000F06DC">
        <w:trPr>
          <w:ins w:id="2389" w:author="Stephen McGough" w:date="2008-07-08T10:59:00Z"/>
        </w:trPr>
        <w:tc>
          <w:tcPr>
            <w:tcW w:w="3174" w:type="dxa"/>
            <w:tcBorders>
              <w:left w:val="single" w:sz="4" w:space="0" w:color="000000"/>
              <w:bottom w:val="single" w:sz="4" w:space="0" w:color="000000"/>
            </w:tcBorders>
          </w:tcPr>
          <w:p w:rsidR="000F06DC" w:rsidRPr="005B1F44" w:rsidRDefault="0032616F">
            <w:pPr>
              <w:numPr>
                <w:ins w:id="2390" w:author="Stephen McGough" w:date="2008-07-08T10:59:00Z"/>
              </w:numPr>
              <w:snapToGrid w:val="0"/>
              <w:ind w:firstLine="720"/>
              <w:jc w:val="right"/>
              <w:rPr>
                <w:ins w:id="2391" w:author="Stephen McGough" w:date="2008-07-08T10:59:00Z"/>
                <w:sz w:val="18"/>
                <w:rPrChange w:id="2392" w:author="Stephen McGough" w:date="2008-07-08T12:05:00Z">
                  <w:rPr>
                    <w:ins w:id="2393" w:author="Stephen McGough" w:date="2008-07-08T10:59:00Z"/>
                  </w:rPr>
                </w:rPrChange>
              </w:rPr>
            </w:pPr>
            <w:ins w:id="2394" w:author="Stephen McGough" w:date="2008-07-08T10:59:00Z">
              <w:r w:rsidRPr="0032616F">
                <w:rPr>
                  <w:sz w:val="18"/>
                  <w:rPrChange w:id="2395" w:author="Stephen McGough" w:date="2008-07-08T12:05:00Z">
                    <w:rPr>
                      <w:rFonts w:eastAsia="ＭＳ 明朝"/>
                      <w:bCs/>
                      <w:kern w:val="32"/>
                      <w:sz w:val="16"/>
                      <w:szCs w:val="16"/>
                      <w:lang w:eastAsia="ja-JP"/>
                    </w:rPr>
                  </w:rPrChange>
                </w:rPr>
                <w:t xml:space="preserve">OpenDescriptorsLimit </w:t>
              </w:r>
            </w:ins>
          </w:p>
        </w:tc>
        <w:tc>
          <w:tcPr>
            <w:tcW w:w="738" w:type="dxa"/>
            <w:tcBorders>
              <w:left w:val="single" w:sz="4" w:space="0" w:color="000000"/>
              <w:bottom w:val="single" w:sz="4" w:space="0" w:color="000000"/>
            </w:tcBorders>
          </w:tcPr>
          <w:p w:rsidR="000F06DC" w:rsidRPr="005B1F44" w:rsidRDefault="000F06DC">
            <w:pPr>
              <w:numPr>
                <w:ins w:id="2396" w:author="Stephen McGough" w:date="2008-07-08T10:59:00Z"/>
              </w:numPr>
              <w:snapToGrid w:val="0"/>
              <w:rPr>
                <w:ins w:id="2397" w:author="Stephen McGough" w:date="2008-07-08T10:59:00Z"/>
                <w:sz w:val="18"/>
                <w:rPrChange w:id="2398" w:author="Stephen McGough" w:date="2008-07-08T12:05:00Z">
                  <w:rPr>
                    <w:ins w:id="2399"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400" w:author="Stephen McGough" w:date="2008-07-08T10:59:00Z"/>
              </w:numPr>
              <w:snapToGrid w:val="0"/>
              <w:rPr>
                <w:ins w:id="2401" w:author="Stephen McGough" w:date="2008-07-08T10:59:00Z"/>
                <w:sz w:val="18"/>
                <w:rPrChange w:id="2402" w:author="Stephen McGough" w:date="2008-07-08T12:05:00Z">
                  <w:rPr>
                    <w:ins w:id="2403" w:author="Stephen McGough" w:date="2008-07-08T10:59:00Z"/>
                  </w:rPr>
                </w:rPrChange>
              </w:rPr>
            </w:pPr>
            <w:ins w:id="2404" w:author="Stephen McGough" w:date="2008-07-08T10:59:00Z">
              <w:r w:rsidRPr="0032616F">
                <w:rPr>
                  <w:sz w:val="18"/>
                  <w:rPrChange w:id="2405"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406" w:author="Stephen McGough" w:date="2008-07-08T10:59:00Z"/>
              </w:numPr>
              <w:snapToGrid w:val="0"/>
              <w:rPr>
                <w:ins w:id="2407" w:author="Stephen McGough" w:date="2008-07-08T10:59:00Z"/>
                <w:sz w:val="18"/>
                <w:rPrChange w:id="2408" w:author="Stephen McGough" w:date="2008-07-08T12:05:00Z">
                  <w:rPr>
                    <w:ins w:id="2409"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410" w:author="Stephen McGough" w:date="2008-07-08T10:59:00Z"/>
              </w:numPr>
              <w:snapToGrid w:val="0"/>
              <w:rPr>
                <w:ins w:id="2411" w:author="Stephen McGough" w:date="2008-07-08T10:59:00Z"/>
                <w:sz w:val="18"/>
                <w:rPrChange w:id="2412" w:author="Stephen McGough" w:date="2008-07-08T12:05:00Z">
                  <w:rPr>
                    <w:ins w:id="2413" w:author="Stephen McGough" w:date="2008-07-08T10:59:00Z"/>
                  </w:rPr>
                </w:rPrChange>
              </w:rPr>
            </w:pPr>
            <w:ins w:id="2414" w:author="Stephen McGough" w:date="2008-07-08T10:59:00Z">
              <w:r w:rsidRPr="0032616F">
                <w:rPr>
                  <w:sz w:val="18"/>
                  <w:rPrChange w:id="2415" w:author="Stephen McGough" w:date="2008-07-08T12:05:00Z">
                    <w:rPr>
                      <w:rFonts w:eastAsia="ＭＳ 明朝"/>
                      <w:bCs/>
                      <w:kern w:val="32"/>
                      <w:sz w:val="16"/>
                      <w:szCs w:val="16"/>
                      <w:lang w:eastAsia="ja-JP"/>
                    </w:rPr>
                  </w:rPrChange>
                </w:rPr>
                <w:t>Not parsed and no plan to use it</w:t>
              </w:r>
            </w:ins>
          </w:p>
        </w:tc>
      </w:tr>
      <w:tr w:rsidR="000F06DC">
        <w:trPr>
          <w:ins w:id="2416" w:author="Stephen McGough" w:date="2008-07-08T10:59:00Z"/>
        </w:trPr>
        <w:tc>
          <w:tcPr>
            <w:tcW w:w="3174" w:type="dxa"/>
            <w:tcBorders>
              <w:left w:val="single" w:sz="4" w:space="0" w:color="000000"/>
              <w:bottom w:val="single" w:sz="4" w:space="0" w:color="000000"/>
            </w:tcBorders>
          </w:tcPr>
          <w:p w:rsidR="000F06DC" w:rsidRPr="005B1F44" w:rsidRDefault="0032616F">
            <w:pPr>
              <w:numPr>
                <w:ins w:id="2417" w:author="Stephen McGough" w:date="2008-07-08T10:59:00Z"/>
              </w:numPr>
              <w:snapToGrid w:val="0"/>
              <w:ind w:firstLine="720"/>
              <w:jc w:val="right"/>
              <w:rPr>
                <w:ins w:id="2418" w:author="Stephen McGough" w:date="2008-07-08T10:59:00Z"/>
                <w:sz w:val="18"/>
                <w:rPrChange w:id="2419" w:author="Stephen McGough" w:date="2008-07-08T12:05:00Z">
                  <w:rPr>
                    <w:ins w:id="2420" w:author="Stephen McGough" w:date="2008-07-08T10:59:00Z"/>
                  </w:rPr>
                </w:rPrChange>
              </w:rPr>
            </w:pPr>
            <w:ins w:id="2421" w:author="Stephen McGough" w:date="2008-07-08T10:59:00Z">
              <w:r w:rsidRPr="0032616F">
                <w:rPr>
                  <w:sz w:val="18"/>
                  <w:rPrChange w:id="2422" w:author="Stephen McGough" w:date="2008-07-08T12:05:00Z">
                    <w:rPr>
                      <w:rFonts w:eastAsia="ＭＳ 明朝"/>
                      <w:bCs/>
                      <w:kern w:val="32"/>
                      <w:sz w:val="16"/>
                      <w:szCs w:val="16"/>
                      <w:lang w:eastAsia="ja-JP"/>
                    </w:rPr>
                  </w:rPrChange>
                </w:rPr>
                <w:t xml:space="preserve">PipeSizeLimit </w:t>
              </w:r>
            </w:ins>
          </w:p>
        </w:tc>
        <w:tc>
          <w:tcPr>
            <w:tcW w:w="738" w:type="dxa"/>
            <w:tcBorders>
              <w:left w:val="single" w:sz="4" w:space="0" w:color="000000"/>
              <w:bottom w:val="single" w:sz="4" w:space="0" w:color="000000"/>
            </w:tcBorders>
          </w:tcPr>
          <w:p w:rsidR="000F06DC" w:rsidRPr="005B1F44" w:rsidRDefault="000F06DC">
            <w:pPr>
              <w:numPr>
                <w:ins w:id="2423" w:author="Stephen McGough" w:date="2008-07-08T10:59:00Z"/>
              </w:numPr>
              <w:snapToGrid w:val="0"/>
              <w:rPr>
                <w:ins w:id="2424" w:author="Stephen McGough" w:date="2008-07-08T10:59:00Z"/>
                <w:sz w:val="18"/>
                <w:rPrChange w:id="2425" w:author="Stephen McGough" w:date="2008-07-08T12:05:00Z">
                  <w:rPr>
                    <w:ins w:id="2426"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427" w:author="Stephen McGough" w:date="2008-07-08T10:59:00Z"/>
              </w:numPr>
              <w:snapToGrid w:val="0"/>
              <w:rPr>
                <w:ins w:id="2428" w:author="Stephen McGough" w:date="2008-07-08T10:59:00Z"/>
                <w:sz w:val="18"/>
                <w:rPrChange w:id="2429" w:author="Stephen McGough" w:date="2008-07-08T12:05:00Z">
                  <w:rPr>
                    <w:ins w:id="2430" w:author="Stephen McGough" w:date="2008-07-08T10:59:00Z"/>
                  </w:rPr>
                </w:rPrChange>
              </w:rPr>
            </w:pPr>
            <w:ins w:id="2431" w:author="Stephen McGough" w:date="2008-07-08T10:59:00Z">
              <w:r w:rsidRPr="0032616F">
                <w:rPr>
                  <w:sz w:val="18"/>
                  <w:rPrChange w:id="2432"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433" w:author="Stephen McGough" w:date="2008-07-08T10:59:00Z"/>
              </w:numPr>
              <w:snapToGrid w:val="0"/>
              <w:rPr>
                <w:ins w:id="2434" w:author="Stephen McGough" w:date="2008-07-08T10:59:00Z"/>
                <w:sz w:val="18"/>
                <w:rPrChange w:id="2435" w:author="Stephen McGough" w:date="2008-07-08T12:05:00Z">
                  <w:rPr>
                    <w:ins w:id="2436"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437" w:author="Stephen McGough" w:date="2008-07-08T10:59:00Z"/>
              </w:numPr>
              <w:snapToGrid w:val="0"/>
              <w:rPr>
                <w:ins w:id="2438" w:author="Stephen McGough" w:date="2008-07-08T10:59:00Z"/>
                <w:sz w:val="18"/>
                <w:rPrChange w:id="2439" w:author="Stephen McGough" w:date="2008-07-08T12:05:00Z">
                  <w:rPr>
                    <w:ins w:id="2440" w:author="Stephen McGough" w:date="2008-07-08T10:59:00Z"/>
                  </w:rPr>
                </w:rPrChange>
              </w:rPr>
            </w:pPr>
            <w:ins w:id="2441" w:author="Stephen McGough" w:date="2008-07-08T10:59:00Z">
              <w:r w:rsidRPr="0032616F">
                <w:rPr>
                  <w:sz w:val="18"/>
                  <w:rPrChange w:id="2442" w:author="Stephen McGough" w:date="2008-07-08T12:05:00Z">
                    <w:rPr>
                      <w:rFonts w:eastAsia="ＭＳ 明朝"/>
                      <w:bCs/>
                      <w:kern w:val="32"/>
                      <w:sz w:val="16"/>
                      <w:szCs w:val="16"/>
                      <w:lang w:eastAsia="ja-JP"/>
                    </w:rPr>
                  </w:rPrChange>
                </w:rPr>
                <w:t>Not parsed and no plan to use it</w:t>
              </w:r>
            </w:ins>
          </w:p>
        </w:tc>
      </w:tr>
      <w:tr w:rsidR="000F06DC">
        <w:trPr>
          <w:ins w:id="2443" w:author="Stephen McGough" w:date="2008-07-08T10:59:00Z"/>
        </w:trPr>
        <w:tc>
          <w:tcPr>
            <w:tcW w:w="3174" w:type="dxa"/>
            <w:tcBorders>
              <w:left w:val="single" w:sz="4" w:space="0" w:color="000000"/>
              <w:bottom w:val="single" w:sz="4" w:space="0" w:color="000000"/>
            </w:tcBorders>
          </w:tcPr>
          <w:p w:rsidR="000F06DC" w:rsidRPr="005B1F44" w:rsidRDefault="0032616F">
            <w:pPr>
              <w:numPr>
                <w:ins w:id="2444" w:author="Stephen McGough" w:date="2008-07-08T10:59:00Z"/>
              </w:numPr>
              <w:snapToGrid w:val="0"/>
              <w:ind w:firstLine="720"/>
              <w:jc w:val="right"/>
              <w:rPr>
                <w:ins w:id="2445" w:author="Stephen McGough" w:date="2008-07-08T10:59:00Z"/>
                <w:sz w:val="18"/>
                <w:rPrChange w:id="2446" w:author="Stephen McGough" w:date="2008-07-08T12:05:00Z">
                  <w:rPr>
                    <w:ins w:id="2447" w:author="Stephen McGough" w:date="2008-07-08T10:59:00Z"/>
                  </w:rPr>
                </w:rPrChange>
              </w:rPr>
            </w:pPr>
            <w:ins w:id="2448" w:author="Stephen McGough" w:date="2008-07-08T10:59:00Z">
              <w:r w:rsidRPr="0032616F">
                <w:rPr>
                  <w:sz w:val="18"/>
                  <w:rPrChange w:id="2449" w:author="Stephen McGough" w:date="2008-07-08T12:05:00Z">
                    <w:rPr>
                      <w:rFonts w:eastAsia="ＭＳ 明朝"/>
                      <w:bCs/>
                      <w:kern w:val="32"/>
                      <w:sz w:val="16"/>
                      <w:szCs w:val="16"/>
                      <w:lang w:eastAsia="ja-JP"/>
                    </w:rPr>
                  </w:rPrChange>
                </w:rPr>
                <w:t xml:space="preserve">StackSizeLimit </w:t>
              </w:r>
            </w:ins>
          </w:p>
        </w:tc>
        <w:tc>
          <w:tcPr>
            <w:tcW w:w="738" w:type="dxa"/>
            <w:tcBorders>
              <w:left w:val="single" w:sz="4" w:space="0" w:color="000000"/>
              <w:bottom w:val="single" w:sz="4" w:space="0" w:color="000000"/>
            </w:tcBorders>
          </w:tcPr>
          <w:p w:rsidR="000F06DC" w:rsidRPr="005B1F44" w:rsidRDefault="000F06DC">
            <w:pPr>
              <w:numPr>
                <w:ins w:id="2450" w:author="Stephen McGough" w:date="2008-07-08T10:59:00Z"/>
              </w:numPr>
              <w:snapToGrid w:val="0"/>
              <w:rPr>
                <w:ins w:id="2451" w:author="Stephen McGough" w:date="2008-07-08T10:59:00Z"/>
                <w:sz w:val="18"/>
                <w:rPrChange w:id="2452" w:author="Stephen McGough" w:date="2008-07-08T12:05:00Z">
                  <w:rPr>
                    <w:ins w:id="2453"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454" w:author="Stephen McGough" w:date="2008-07-08T10:59:00Z"/>
              </w:numPr>
              <w:snapToGrid w:val="0"/>
              <w:rPr>
                <w:ins w:id="2455" w:author="Stephen McGough" w:date="2008-07-08T10:59:00Z"/>
                <w:sz w:val="18"/>
                <w:rPrChange w:id="2456" w:author="Stephen McGough" w:date="2008-07-08T12:05:00Z">
                  <w:rPr>
                    <w:ins w:id="2457" w:author="Stephen McGough" w:date="2008-07-08T10:59:00Z"/>
                  </w:rPr>
                </w:rPrChange>
              </w:rPr>
            </w:pPr>
            <w:ins w:id="2458" w:author="Stephen McGough" w:date="2008-07-08T10:59:00Z">
              <w:r w:rsidRPr="0032616F">
                <w:rPr>
                  <w:sz w:val="18"/>
                  <w:rPrChange w:id="2459"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460" w:author="Stephen McGough" w:date="2008-07-08T10:59:00Z"/>
              </w:numPr>
              <w:snapToGrid w:val="0"/>
              <w:rPr>
                <w:ins w:id="2461" w:author="Stephen McGough" w:date="2008-07-08T10:59:00Z"/>
                <w:sz w:val="18"/>
                <w:rPrChange w:id="2462" w:author="Stephen McGough" w:date="2008-07-08T12:05:00Z">
                  <w:rPr>
                    <w:ins w:id="2463"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464" w:author="Stephen McGough" w:date="2008-07-08T10:59:00Z"/>
              </w:numPr>
              <w:snapToGrid w:val="0"/>
              <w:rPr>
                <w:ins w:id="2465" w:author="Stephen McGough" w:date="2008-07-08T10:59:00Z"/>
                <w:sz w:val="18"/>
                <w:rPrChange w:id="2466" w:author="Stephen McGough" w:date="2008-07-08T12:05:00Z">
                  <w:rPr>
                    <w:ins w:id="2467" w:author="Stephen McGough" w:date="2008-07-08T10:59:00Z"/>
                  </w:rPr>
                </w:rPrChange>
              </w:rPr>
            </w:pPr>
            <w:ins w:id="2468" w:author="Stephen McGough" w:date="2008-07-08T10:59:00Z">
              <w:r w:rsidRPr="0032616F">
                <w:rPr>
                  <w:sz w:val="18"/>
                  <w:rPrChange w:id="2469" w:author="Stephen McGough" w:date="2008-07-08T12:05:00Z">
                    <w:rPr>
                      <w:rFonts w:eastAsia="ＭＳ 明朝"/>
                      <w:bCs/>
                      <w:kern w:val="32"/>
                      <w:sz w:val="16"/>
                      <w:szCs w:val="16"/>
                      <w:lang w:eastAsia="ja-JP"/>
                    </w:rPr>
                  </w:rPrChange>
                </w:rPr>
                <w:t>Not parsed and no plan to use it</w:t>
              </w:r>
            </w:ins>
          </w:p>
        </w:tc>
      </w:tr>
      <w:tr w:rsidR="000F06DC">
        <w:trPr>
          <w:ins w:id="2470" w:author="Stephen McGough" w:date="2008-07-08T10:59:00Z"/>
        </w:trPr>
        <w:tc>
          <w:tcPr>
            <w:tcW w:w="3174" w:type="dxa"/>
            <w:tcBorders>
              <w:left w:val="single" w:sz="4" w:space="0" w:color="000000"/>
              <w:bottom w:val="single" w:sz="4" w:space="0" w:color="000000"/>
            </w:tcBorders>
          </w:tcPr>
          <w:p w:rsidR="000F06DC" w:rsidRPr="005B1F44" w:rsidRDefault="0032616F">
            <w:pPr>
              <w:numPr>
                <w:ins w:id="2471" w:author="Stephen McGough" w:date="2008-07-08T10:59:00Z"/>
              </w:numPr>
              <w:snapToGrid w:val="0"/>
              <w:ind w:firstLine="720"/>
              <w:jc w:val="right"/>
              <w:rPr>
                <w:ins w:id="2472" w:author="Stephen McGough" w:date="2008-07-08T10:59:00Z"/>
                <w:sz w:val="18"/>
                <w:rPrChange w:id="2473" w:author="Stephen McGough" w:date="2008-07-08T12:05:00Z">
                  <w:rPr>
                    <w:ins w:id="2474" w:author="Stephen McGough" w:date="2008-07-08T10:59:00Z"/>
                  </w:rPr>
                </w:rPrChange>
              </w:rPr>
            </w:pPr>
            <w:ins w:id="2475" w:author="Stephen McGough" w:date="2008-07-08T10:59:00Z">
              <w:r w:rsidRPr="0032616F">
                <w:rPr>
                  <w:sz w:val="18"/>
                  <w:rPrChange w:id="2476" w:author="Stephen McGough" w:date="2008-07-08T12:05:00Z">
                    <w:rPr>
                      <w:rFonts w:eastAsia="ＭＳ 明朝"/>
                      <w:bCs/>
                      <w:kern w:val="32"/>
                      <w:sz w:val="16"/>
                      <w:szCs w:val="16"/>
                      <w:lang w:eastAsia="ja-JP"/>
                    </w:rPr>
                  </w:rPrChange>
                </w:rPr>
                <w:t xml:space="preserve">CPUTimeLimit </w:t>
              </w:r>
            </w:ins>
          </w:p>
        </w:tc>
        <w:tc>
          <w:tcPr>
            <w:tcW w:w="738" w:type="dxa"/>
            <w:tcBorders>
              <w:left w:val="single" w:sz="4" w:space="0" w:color="000000"/>
              <w:bottom w:val="single" w:sz="4" w:space="0" w:color="000000"/>
            </w:tcBorders>
          </w:tcPr>
          <w:p w:rsidR="000F06DC" w:rsidRPr="005B1F44" w:rsidRDefault="0032616F">
            <w:pPr>
              <w:numPr>
                <w:ins w:id="2477" w:author="Stephen McGough" w:date="2008-07-08T10:59:00Z"/>
              </w:numPr>
              <w:snapToGrid w:val="0"/>
              <w:rPr>
                <w:ins w:id="2478" w:author="Stephen McGough" w:date="2008-07-08T10:59:00Z"/>
                <w:sz w:val="18"/>
                <w:rPrChange w:id="2479" w:author="Stephen McGough" w:date="2008-07-08T12:05:00Z">
                  <w:rPr>
                    <w:ins w:id="2480" w:author="Stephen McGough" w:date="2008-07-08T10:59:00Z"/>
                  </w:rPr>
                </w:rPrChange>
              </w:rPr>
            </w:pPr>
            <w:ins w:id="2481" w:author="Stephen McGough" w:date="2008-07-08T10:59:00Z">
              <w:r w:rsidRPr="0032616F">
                <w:rPr>
                  <w:sz w:val="18"/>
                  <w:rPrChange w:id="2482"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483" w:author="Stephen McGough" w:date="2008-07-08T10:59:00Z"/>
              </w:numPr>
              <w:snapToGrid w:val="0"/>
              <w:rPr>
                <w:ins w:id="2484" w:author="Stephen McGough" w:date="2008-07-08T10:59:00Z"/>
                <w:sz w:val="18"/>
                <w:rPrChange w:id="2485" w:author="Stephen McGough" w:date="2008-07-08T12:05:00Z">
                  <w:rPr>
                    <w:ins w:id="2486"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487" w:author="Stephen McGough" w:date="2008-07-08T10:59:00Z"/>
              </w:numPr>
              <w:snapToGrid w:val="0"/>
              <w:rPr>
                <w:ins w:id="2488" w:author="Stephen McGough" w:date="2008-07-08T10:59:00Z"/>
                <w:sz w:val="18"/>
                <w:rPrChange w:id="2489" w:author="Stephen McGough" w:date="2008-07-08T12:05:00Z">
                  <w:rPr>
                    <w:ins w:id="2490"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491" w:author="Stephen McGough" w:date="2008-07-08T10:59:00Z"/>
              </w:numPr>
              <w:snapToGrid w:val="0"/>
              <w:rPr>
                <w:ins w:id="2492" w:author="Stephen McGough" w:date="2008-07-08T10:59:00Z"/>
                <w:sz w:val="18"/>
                <w:rPrChange w:id="2493" w:author="Stephen McGough" w:date="2008-07-08T12:05:00Z">
                  <w:rPr>
                    <w:ins w:id="2494" w:author="Stephen McGough" w:date="2008-07-08T10:59:00Z"/>
                  </w:rPr>
                </w:rPrChange>
              </w:rPr>
            </w:pPr>
          </w:p>
        </w:tc>
      </w:tr>
      <w:tr w:rsidR="000F06DC">
        <w:trPr>
          <w:ins w:id="2495" w:author="Stephen McGough" w:date="2008-07-08T10:59:00Z"/>
        </w:trPr>
        <w:tc>
          <w:tcPr>
            <w:tcW w:w="3174" w:type="dxa"/>
            <w:tcBorders>
              <w:left w:val="single" w:sz="4" w:space="0" w:color="000000"/>
              <w:bottom w:val="single" w:sz="4" w:space="0" w:color="000000"/>
            </w:tcBorders>
          </w:tcPr>
          <w:p w:rsidR="000F06DC" w:rsidRPr="005B1F44" w:rsidRDefault="0032616F">
            <w:pPr>
              <w:numPr>
                <w:ins w:id="2496" w:author="Stephen McGough" w:date="2008-07-08T10:59:00Z"/>
              </w:numPr>
              <w:snapToGrid w:val="0"/>
              <w:ind w:firstLine="720"/>
              <w:jc w:val="right"/>
              <w:rPr>
                <w:ins w:id="2497" w:author="Stephen McGough" w:date="2008-07-08T10:59:00Z"/>
                <w:sz w:val="18"/>
                <w:rPrChange w:id="2498" w:author="Stephen McGough" w:date="2008-07-08T12:05:00Z">
                  <w:rPr>
                    <w:ins w:id="2499" w:author="Stephen McGough" w:date="2008-07-08T10:59:00Z"/>
                  </w:rPr>
                </w:rPrChange>
              </w:rPr>
            </w:pPr>
            <w:ins w:id="2500" w:author="Stephen McGough" w:date="2008-07-08T10:59:00Z">
              <w:r w:rsidRPr="0032616F">
                <w:rPr>
                  <w:sz w:val="18"/>
                  <w:rPrChange w:id="2501" w:author="Stephen McGough" w:date="2008-07-08T12:05:00Z">
                    <w:rPr>
                      <w:rFonts w:eastAsia="ＭＳ 明朝"/>
                      <w:bCs/>
                      <w:kern w:val="32"/>
                      <w:sz w:val="16"/>
                      <w:szCs w:val="16"/>
                      <w:lang w:eastAsia="ja-JP"/>
                    </w:rPr>
                  </w:rPrChange>
                </w:rPr>
                <w:t xml:space="preserve">ProcessCountLimit </w:t>
              </w:r>
            </w:ins>
          </w:p>
        </w:tc>
        <w:tc>
          <w:tcPr>
            <w:tcW w:w="738" w:type="dxa"/>
            <w:tcBorders>
              <w:left w:val="single" w:sz="4" w:space="0" w:color="000000"/>
              <w:bottom w:val="single" w:sz="4" w:space="0" w:color="000000"/>
            </w:tcBorders>
          </w:tcPr>
          <w:p w:rsidR="000F06DC" w:rsidRPr="005B1F44" w:rsidRDefault="000F06DC">
            <w:pPr>
              <w:numPr>
                <w:ins w:id="2502" w:author="Stephen McGough" w:date="2008-07-08T10:59:00Z"/>
              </w:numPr>
              <w:snapToGrid w:val="0"/>
              <w:rPr>
                <w:ins w:id="2503" w:author="Stephen McGough" w:date="2008-07-08T10:59:00Z"/>
                <w:sz w:val="18"/>
                <w:rPrChange w:id="2504" w:author="Stephen McGough" w:date="2008-07-08T12:05:00Z">
                  <w:rPr>
                    <w:ins w:id="2505"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506" w:author="Stephen McGough" w:date="2008-07-08T10:59:00Z"/>
              </w:numPr>
              <w:snapToGrid w:val="0"/>
              <w:rPr>
                <w:ins w:id="2507" w:author="Stephen McGough" w:date="2008-07-08T10:59:00Z"/>
                <w:sz w:val="18"/>
                <w:rPrChange w:id="2508" w:author="Stephen McGough" w:date="2008-07-08T12:05:00Z">
                  <w:rPr>
                    <w:ins w:id="2509" w:author="Stephen McGough" w:date="2008-07-08T10:59:00Z"/>
                  </w:rPr>
                </w:rPrChange>
              </w:rPr>
            </w:pPr>
            <w:ins w:id="2510" w:author="Stephen McGough" w:date="2008-07-08T10:59:00Z">
              <w:r w:rsidRPr="0032616F">
                <w:rPr>
                  <w:sz w:val="18"/>
                  <w:rPrChange w:id="2511"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512" w:author="Stephen McGough" w:date="2008-07-08T10:59:00Z"/>
              </w:numPr>
              <w:snapToGrid w:val="0"/>
              <w:rPr>
                <w:ins w:id="2513" w:author="Stephen McGough" w:date="2008-07-08T10:59:00Z"/>
                <w:sz w:val="18"/>
                <w:rPrChange w:id="2514" w:author="Stephen McGough" w:date="2008-07-08T12:05:00Z">
                  <w:rPr>
                    <w:ins w:id="2515"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516" w:author="Stephen McGough" w:date="2008-07-08T10:59:00Z"/>
              </w:numPr>
              <w:snapToGrid w:val="0"/>
              <w:rPr>
                <w:ins w:id="2517" w:author="Stephen McGough" w:date="2008-07-08T10:59:00Z"/>
                <w:sz w:val="18"/>
                <w:rPrChange w:id="2518" w:author="Stephen McGough" w:date="2008-07-08T12:05:00Z">
                  <w:rPr>
                    <w:ins w:id="2519" w:author="Stephen McGough" w:date="2008-07-08T10:59:00Z"/>
                  </w:rPr>
                </w:rPrChange>
              </w:rPr>
            </w:pPr>
            <w:ins w:id="2520" w:author="Stephen McGough" w:date="2008-07-08T10:59:00Z">
              <w:r w:rsidRPr="0032616F">
                <w:rPr>
                  <w:sz w:val="18"/>
                  <w:rPrChange w:id="2521" w:author="Stephen McGough" w:date="2008-07-08T12:05:00Z">
                    <w:rPr>
                      <w:rFonts w:eastAsia="ＭＳ 明朝"/>
                      <w:bCs/>
                      <w:kern w:val="32"/>
                      <w:sz w:val="16"/>
                      <w:szCs w:val="16"/>
                      <w:lang w:eastAsia="ja-JP"/>
                    </w:rPr>
                  </w:rPrChange>
                </w:rPr>
                <w:t>Not parsed and no plan to use it</w:t>
              </w:r>
            </w:ins>
          </w:p>
        </w:tc>
      </w:tr>
      <w:tr w:rsidR="000F06DC">
        <w:trPr>
          <w:ins w:id="2522" w:author="Stephen McGough" w:date="2008-07-08T10:59:00Z"/>
        </w:trPr>
        <w:tc>
          <w:tcPr>
            <w:tcW w:w="3174" w:type="dxa"/>
            <w:tcBorders>
              <w:left w:val="single" w:sz="4" w:space="0" w:color="000000"/>
              <w:bottom w:val="single" w:sz="4" w:space="0" w:color="000000"/>
            </w:tcBorders>
          </w:tcPr>
          <w:p w:rsidR="000F06DC" w:rsidRPr="005B1F44" w:rsidRDefault="0032616F">
            <w:pPr>
              <w:numPr>
                <w:ins w:id="2523" w:author="Stephen McGough" w:date="2008-07-08T10:59:00Z"/>
              </w:numPr>
              <w:snapToGrid w:val="0"/>
              <w:ind w:firstLine="720"/>
              <w:jc w:val="right"/>
              <w:rPr>
                <w:ins w:id="2524" w:author="Stephen McGough" w:date="2008-07-08T10:59:00Z"/>
                <w:sz w:val="18"/>
                <w:rPrChange w:id="2525" w:author="Stephen McGough" w:date="2008-07-08T12:05:00Z">
                  <w:rPr>
                    <w:ins w:id="2526" w:author="Stephen McGough" w:date="2008-07-08T10:59:00Z"/>
                  </w:rPr>
                </w:rPrChange>
              </w:rPr>
            </w:pPr>
            <w:ins w:id="2527" w:author="Stephen McGough" w:date="2008-07-08T10:59:00Z">
              <w:r w:rsidRPr="0032616F">
                <w:rPr>
                  <w:sz w:val="18"/>
                  <w:rPrChange w:id="2528" w:author="Stephen McGough" w:date="2008-07-08T12:05:00Z">
                    <w:rPr>
                      <w:rFonts w:eastAsia="ＭＳ 明朝"/>
                      <w:bCs/>
                      <w:kern w:val="32"/>
                      <w:sz w:val="16"/>
                      <w:szCs w:val="16"/>
                      <w:lang w:eastAsia="ja-JP"/>
                    </w:rPr>
                  </w:rPrChange>
                </w:rPr>
                <w:t xml:space="preserve">VirtualMemoryLimit </w:t>
              </w:r>
            </w:ins>
          </w:p>
        </w:tc>
        <w:tc>
          <w:tcPr>
            <w:tcW w:w="738" w:type="dxa"/>
            <w:tcBorders>
              <w:left w:val="single" w:sz="4" w:space="0" w:color="000000"/>
              <w:bottom w:val="single" w:sz="4" w:space="0" w:color="000000"/>
            </w:tcBorders>
          </w:tcPr>
          <w:p w:rsidR="000F06DC" w:rsidRPr="005B1F44" w:rsidRDefault="000F06DC">
            <w:pPr>
              <w:numPr>
                <w:ins w:id="2529" w:author="Stephen McGough" w:date="2008-07-08T10:59:00Z"/>
              </w:numPr>
              <w:snapToGrid w:val="0"/>
              <w:rPr>
                <w:ins w:id="2530" w:author="Stephen McGough" w:date="2008-07-08T10:59:00Z"/>
                <w:sz w:val="18"/>
                <w:rPrChange w:id="2531" w:author="Stephen McGough" w:date="2008-07-08T12:05:00Z">
                  <w:rPr>
                    <w:ins w:id="2532"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533" w:author="Stephen McGough" w:date="2008-07-08T10:59:00Z"/>
              </w:numPr>
              <w:snapToGrid w:val="0"/>
              <w:rPr>
                <w:ins w:id="2534" w:author="Stephen McGough" w:date="2008-07-08T10:59:00Z"/>
                <w:sz w:val="18"/>
                <w:rPrChange w:id="2535" w:author="Stephen McGough" w:date="2008-07-08T12:05:00Z">
                  <w:rPr>
                    <w:ins w:id="2536" w:author="Stephen McGough" w:date="2008-07-08T10:59:00Z"/>
                  </w:rPr>
                </w:rPrChange>
              </w:rPr>
            </w:pPr>
            <w:ins w:id="2537" w:author="Stephen McGough" w:date="2008-07-08T10:59:00Z">
              <w:r w:rsidRPr="0032616F">
                <w:rPr>
                  <w:sz w:val="18"/>
                  <w:rPrChange w:id="2538"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539" w:author="Stephen McGough" w:date="2008-07-08T10:59:00Z"/>
              </w:numPr>
              <w:snapToGrid w:val="0"/>
              <w:rPr>
                <w:ins w:id="2540" w:author="Stephen McGough" w:date="2008-07-08T10:59:00Z"/>
                <w:sz w:val="18"/>
                <w:rPrChange w:id="2541" w:author="Stephen McGough" w:date="2008-07-08T12:05:00Z">
                  <w:rPr>
                    <w:ins w:id="254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543" w:author="Stephen McGough" w:date="2008-07-08T10:59:00Z"/>
              </w:numPr>
              <w:snapToGrid w:val="0"/>
              <w:rPr>
                <w:ins w:id="2544" w:author="Stephen McGough" w:date="2008-07-08T10:59:00Z"/>
                <w:sz w:val="18"/>
                <w:rPrChange w:id="2545" w:author="Stephen McGough" w:date="2008-07-08T12:05:00Z">
                  <w:rPr>
                    <w:ins w:id="2546" w:author="Stephen McGough" w:date="2008-07-08T10:59:00Z"/>
                  </w:rPr>
                </w:rPrChange>
              </w:rPr>
            </w:pPr>
            <w:ins w:id="2547" w:author="Stephen McGough" w:date="2008-07-08T10:59:00Z">
              <w:r w:rsidRPr="0032616F">
                <w:rPr>
                  <w:sz w:val="18"/>
                  <w:rPrChange w:id="2548" w:author="Stephen McGough" w:date="2008-07-08T12:05:00Z">
                    <w:rPr>
                      <w:rFonts w:eastAsia="ＭＳ 明朝"/>
                      <w:bCs/>
                      <w:kern w:val="32"/>
                      <w:sz w:val="16"/>
                      <w:szCs w:val="16"/>
                      <w:lang w:eastAsia="ja-JP"/>
                    </w:rPr>
                  </w:rPrChange>
                </w:rPr>
                <w:t>We plan to use it in the future</w:t>
              </w:r>
            </w:ins>
          </w:p>
        </w:tc>
      </w:tr>
      <w:tr w:rsidR="000F06DC">
        <w:trPr>
          <w:ins w:id="2549" w:author="Stephen McGough" w:date="2008-07-08T10:59:00Z"/>
        </w:trPr>
        <w:tc>
          <w:tcPr>
            <w:tcW w:w="3174" w:type="dxa"/>
            <w:tcBorders>
              <w:left w:val="single" w:sz="4" w:space="0" w:color="000000"/>
              <w:bottom w:val="single" w:sz="4" w:space="0" w:color="000000"/>
            </w:tcBorders>
          </w:tcPr>
          <w:p w:rsidR="000F06DC" w:rsidRPr="005B1F44" w:rsidRDefault="0032616F">
            <w:pPr>
              <w:numPr>
                <w:ins w:id="2550" w:author="Stephen McGough" w:date="2008-07-08T10:59:00Z"/>
              </w:numPr>
              <w:snapToGrid w:val="0"/>
              <w:ind w:firstLine="720"/>
              <w:jc w:val="right"/>
              <w:rPr>
                <w:ins w:id="2551" w:author="Stephen McGough" w:date="2008-07-08T10:59:00Z"/>
                <w:sz w:val="18"/>
                <w:rPrChange w:id="2552" w:author="Stephen McGough" w:date="2008-07-08T12:05:00Z">
                  <w:rPr>
                    <w:ins w:id="2553" w:author="Stephen McGough" w:date="2008-07-08T10:59:00Z"/>
                  </w:rPr>
                </w:rPrChange>
              </w:rPr>
            </w:pPr>
            <w:ins w:id="2554" w:author="Stephen McGough" w:date="2008-07-08T10:59:00Z">
              <w:r w:rsidRPr="0032616F">
                <w:rPr>
                  <w:sz w:val="18"/>
                  <w:rPrChange w:id="2555" w:author="Stephen McGough" w:date="2008-07-08T12:05:00Z">
                    <w:rPr>
                      <w:rFonts w:eastAsia="ＭＳ 明朝"/>
                      <w:bCs/>
                      <w:kern w:val="32"/>
                      <w:sz w:val="16"/>
                      <w:szCs w:val="16"/>
                      <w:lang w:eastAsia="ja-JP"/>
                    </w:rPr>
                  </w:rPrChange>
                </w:rPr>
                <w:t xml:space="preserve">ProcessCountLimit </w:t>
              </w:r>
            </w:ins>
          </w:p>
        </w:tc>
        <w:tc>
          <w:tcPr>
            <w:tcW w:w="738" w:type="dxa"/>
            <w:tcBorders>
              <w:left w:val="single" w:sz="4" w:space="0" w:color="000000"/>
              <w:bottom w:val="single" w:sz="4" w:space="0" w:color="000000"/>
            </w:tcBorders>
          </w:tcPr>
          <w:p w:rsidR="000F06DC" w:rsidRPr="005B1F44" w:rsidRDefault="000F06DC">
            <w:pPr>
              <w:numPr>
                <w:ins w:id="2556" w:author="Stephen McGough" w:date="2008-07-08T10:59:00Z"/>
              </w:numPr>
              <w:snapToGrid w:val="0"/>
              <w:rPr>
                <w:ins w:id="2557" w:author="Stephen McGough" w:date="2008-07-08T10:59:00Z"/>
                <w:sz w:val="18"/>
                <w:rPrChange w:id="2558" w:author="Stephen McGough" w:date="2008-07-08T12:05:00Z">
                  <w:rPr>
                    <w:ins w:id="2559"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560" w:author="Stephen McGough" w:date="2008-07-08T10:59:00Z"/>
              </w:numPr>
              <w:snapToGrid w:val="0"/>
              <w:rPr>
                <w:ins w:id="2561" w:author="Stephen McGough" w:date="2008-07-08T10:59:00Z"/>
                <w:sz w:val="18"/>
                <w:rPrChange w:id="2562" w:author="Stephen McGough" w:date="2008-07-08T12:05:00Z">
                  <w:rPr>
                    <w:ins w:id="2563" w:author="Stephen McGough" w:date="2008-07-08T10:59:00Z"/>
                  </w:rPr>
                </w:rPrChange>
              </w:rPr>
            </w:pPr>
            <w:ins w:id="2564" w:author="Stephen McGough" w:date="2008-07-08T10:59:00Z">
              <w:r w:rsidRPr="0032616F">
                <w:rPr>
                  <w:sz w:val="18"/>
                  <w:rPrChange w:id="2565"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566" w:author="Stephen McGough" w:date="2008-07-08T10:59:00Z"/>
              </w:numPr>
              <w:snapToGrid w:val="0"/>
              <w:rPr>
                <w:ins w:id="2567" w:author="Stephen McGough" w:date="2008-07-08T10:59:00Z"/>
                <w:sz w:val="18"/>
                <w:rPrChange w:id="2568" w:author="Stephen McGough" w:date="2008-07-08T12:05:00Z">
                  <w:rPr>
                    <w:ins w:id="2569"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570" w:author="Stephen McGough" w:date="2008-07-08T10:59:00Z"/>
              </w:numPr>
              <w:snapToGrid w:val="0"/>
              <w:rPr>
                <w:ins w:id="2571" w:author="Stephen McGough" w:date="2008-07-08T10:59:00Z"/>
                <w:sz w:val="18"/>
                <w:rPrChange w:id="2572" w:author="Stephen McGough" w:date="2008-07-08T12:05:00Z">
                  <w:rPr>
                    <w:ins w:id="2573" w:author="Stephen McGough" w:date="2008-07-08T10:59:00Z"/>
                  </w:rPr>
                </w:rPrChange>
              </w:rPr>
            </w:pPr>
            <w:ins w:id="2574" w:author="Stephen McGough" w:date="2008-07-08T10:59:00Z">
              <w:r w:rsidRPr="0032616F">
                <w:rPr>
                  <w:sz w:val="18"/>
                  <w:rPrChange w:id="2575" w:author="Stephen McGough" w:date="2008-07-08T12:05:00Z">
                    <w:rPr>
                      <w:rFonts w:eastAsia="ＭＳ 明朝"/>
                      <w:bCs/>
                      <w:kern w:val="32"/>
                      <w:sz w:val="16"/>
                      <w:szCs w:val="16"/>
                      <w:lang w:eastAsia="ja-JP"/>
                    </w:rPr>
                  </w:rPrChange>
                </w:rPr>
                <w:t>Not parsed and no plan to use it</w:t>
              </w:r>
            </w:ins>
          </w:p>
        </w:tc>
      </w:tr>
      <w:tr w:rsidR="000F06DC">
        <w:trPr>
          <w:ins w:id="2576" w:author="Stephen McGough" w:date="2008-07-08T10:59:00Z"/>
        </w:trPr>
        <w:tc>
          <w:tcPr>
            <w:tcW w:w="3174" w:type="dxa"/>
            <w:tcBorders>
              <w:left w:val="single" w:sz="4" w:space="0" w:color="000000"/>
              <w:bottom w:val="single" w:sz="4" w:space="0" w:color="000000"/>
            </w:tcBorders>
          </w:tcPr>
          <w:p w:rsidR="000F06DC" w:rsidRPr="005B1F44" w:rsidRDefault="0032616F">
            <w:pPr>
              <w:numPr>
                <w:ins w:id="2577" w:author="Stephen McGough" w:date="2008-07-08T10:59:00Z"/>
              </w:numPr>
              <w:snapToGrid w:val="0"/>
              <w:ind w:firstLine="720"/>
              <w:jc w:val="right"/>
              <w:rPr>
                <w:ins w:id="2578" w:author="Stephen McGough" w:date="2008-07-08T10:59:00Z"/>
                <w:sz w:val="18"/>
                <w:rPrChange w:id="2579" w:author="Stephen McGough" w:date="2008-07-08T12:05:00Z">
                  <w:rPr>
                    <w:ins w:id="2580" w:author="Stephen McGough" w:date="2008-07-08T10:59:00Z"/>
                  </w:rPr>
                </w:rPrChange>
              </w:rPr>
            </w:pPr>
            <w:ins w:id="2581" w:author="Stephen McGough" w:date="2008-07-08T10:59:00Z">
              <w:r w:rsidRPr="0032616F">
                <w:rPr>
                  <w:sz w:val="18"/>
                  <w:rPrChange w:id="2582" w:author="Stephen McGough" w:date="2008-07-08T12:05:00Z">
                    <w:rPr>
                      <w:rFonts w:eastAsia="ＭＳ 明朝"/>
                      <w:bCs/>
                      <w:kern w:val="32"/>
                      <w:sz w:val="16"/>
                      <w:szCs w:val="16"/>
                      <w:lang w:eastAsia="ja-JP"/>
                    </w:rPr>
                  </w:rPrChange>
                </w:rPr>
                <w:t xml:space="preserve">ThreadCountLimit </w:t>
              </w:r>
            </w:ins>
          </w:p>
        </w:tc>
        <w:tc>
          <w:tcPr>
            <w:tcW w:w="738" w:type="dxa"/>
            <w:tcBorders>
              <w:left w:val="single" w:sz="4" w:space="0" w:color="000000"/>
              <w:bottom w:val="single" w:sz="4" w:space="0" w:color="000000"/>
            </w:tcBorders>
          </w:tcPr>
          <w:p w:rsidR="000F06DC" w:rsidRPr="005B1F44" w:rsidRDefault="000F06DC">
            <w:pPr>
              <w:numPr>
                <w:ins w:id="2583" w:author="Stephen McGough" w:date="2008-07-08T10:59:00Z"/>
              </w:numPr>
              <w:snapToGrid w:val="0"/>
              <w:rPr>
                <w:ins w:id="2584" w:author="Stephen McGough" w:date="2008-07-08T10:59:00Z"/>
                <w:sz w:val="18"/>
                <w:rPrChange w:id="2585" w:author="Stephen McGough" w:date="2008-07-08T12:05:00Z">
                  <w:rPr>
                    <w:ins w:id="2586"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587" w:author="Stephen McGough" w:date="2008-07-08T10:59:00Z"/>
              </w:numPr>
              <w:snapToGrid w:val="0"/>
              <w:rPr>
                <w:ins w:id="2588" w:author="Stephen McGough" w:date="2008-07-08T10:59:00Z"/>
                <w:sz w:val="18"/>
                <w:rPrChange w:id="2589" w:author="Stephen McGough" w:date="2008-07-08T12:05:00Z">
                  <w:rPr>
                    <w:ins w:id="2590" w:author="Stephen McGough" w:date="2008-07-08T10:59:00Z"/>
                  </w:rPr>
                </w:rPrChange>
              </w:rPr>
            </w:pPr>
            <w:ins w:id="2591" w:author="Stephen McGough" w:date="2008-07-08T10:59:00Z">
              <w:r w:rsidRPr="0032616F">
                <w:rPr>
                  <w:sz w:val="18"/>
                  <w:rPrChange w:id="2592"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593" w:author="Stephen McGough" w:date="2008-07-08T10:59:00Z"/>
              </w:numPr>
              <w:snapToGrid w:val="0"/>
              <w:rPr>
                <w:ins w:id="2594" w:author="Stephen McGough" w:date="2008-07-08T10:59:00Z"/>
                <w:sz w:val="18"/>
                <w:rPrChange w:id="2595" w:author="Stephen McGough" w:date="2008-07-08T12:05:00Z">
                  <w:rPr>
                    <w:ins w:id="2596"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597" w:author="Stephen McGough" w:date="2008-07-08T10:59:00Z"/>
              </w:numPr>
              <w:snapToGrid w:val="0"/>
              <w:rPr>
                <w:ins w:id="2598" w:author="Stephen McGough" w:date="2008-07-08T10:59:00Z"/>
                <w:sz w:val="18"/>
                <w:rPrChange w:id="2599" w:author="Stephen McGough" w:date="2008-07-08T12:05:00Z">
                  <w:rPr>
                    <w:ins w:id="2600" w:author="Stephen McGough" w:date="2008-07-08T10:59:00Z"/>
                  </w:rPr>
                </w:rPrChange>
              </w:rPr>
            </w:pPr>
            <w:ins w:id="2601" w:author="Stephen McGough" w:date="2008-07-08T10:59:00Z">
              <w:r w:rsidRPr="0032616F">
                <w:rPr>
                  <w:sz w:val="18"/>
                  <w:rPrChange w:id="2602" w:author="Stephen McGough" w:date="2008-07-08T12:05:00Z">
                    <w:rPr>
                      <w:rFonts w:eastAsia="ＭＳ 明朝"/>
                      <w:bCs/>
                      <w:kern w:val="32"/>
                      <w:sz w:val="16"/>
                      <w:szCs w:val="16"/>
                      <w:lang w:eastAsia="ja-JP"/>
                    </w:rPr>
                  </w:rPrChange>
                </w:rPr>
                <w:t>Not parsed and no plan to use it</w:t>
              </w:r>
            </w:ins>
          </w:p>
        </w:tc>
      </w:tr>
      <w:tr w:rsidR="000F06DC">
        <w:trPr>
          <w:ins w:id="2603" w:author="Stephen McGough" w:date="2008-07-08T10:59:00Z"/>
        </w:trPr>
        <w:tc>
          <w:tcPr>
            <w:tcW w:w="3174" w:type="dxa"/>
            <w:tcBorders>
              <w:left w:val="single" w:sz="4" w:space="0" w:color="000000"/>
              <w:bottom w:val="single" w:sz="4" w:space="0" w:color="000000"/>
            </w:tcBorders>
          </w:tcPr>
          <w:p w:rsidR="000F06DC" w:rsidRPr="005B1F44" w:rsidRDefault="0032616F">
            <w:pPr>
              <w:numPr>
                <w:ins w:id="2604" w:author="Stephen McGough" w:date="2008-07-08T10:59:00Z"/>
              </w:numPr>
              <w:snapToGrid w:val="0"/>
              <w:ind w:firstLine="720"/>
              <w:jc w:val="right"/>
              <w:rPr>
                <w:ins w:id="2605" w:author="Stephen McGough" w:date="2008-07-08T10:59:00Z"/>
                <w:sz w:val="18"/>
                <w:rPrChange w:id="2606" w:author="Stephen McGough" w:date="2008-07-08T12:05:00Z">
                  <w:rPr>
                    <w:ins w:id="2607" w:author="Stephen McGough" w:date="2008-07-08T10:59:00Z"/>
                  </w:rPr>
                </w:rPrChange>
              </w:rPr>
            </w:pPr>
            <w:ins w:id="2608" w:author="Stephen McGough" w:date="2008-07-08T10:59:00Z">
              <w:r w:rsidRPr="0032616F">
                <w:rPr>
                  <w:sz w:val="18"/>
                  <w:rPrChange w:id="2609" w:author="Stephen McGough" w:date="2008-07-08T12:05:00Z">
                    <w:rPr>
                      <w:rFonts w:eastAsia="ＭＳ 明朝"/>
                      <w:bCs/>
                      <w:kern w:val="32"/>
                      <w:sz w:val="16"/>
                      <w:szCs w:val="16"/>
                      <w:lang w:eastAsia="ja-JP"/>
                    </w:rPr>
                  </w:rPrChange>
                </w:rPr>
                <w:t xml:space="preserve">UserName </w:t>
              </w:r>
            </w:ins>
          </w:p>
        </w:tc>
        <w:tc>
          <w:tcPr>
            <w:tcW w:w="738" w:type="dxa"/>
            <w:tcBorders>
              <w:left w:val="single" w:sz="4" w:space="0" w:color="000000"/>
              <w:bottom w:val="single" w:sz="4" w:space="0" w:color="000000"/>
            </w:tcBorders>
          </w:tcPr>
          <w:p w:rsidR="000F06DC" w:rsidRPr="005B1F44" w:rsidRDefault="000F06DC">
            <w:pPr>
              <w:numPr>
                <w:ins w:id="2610" w:author="Stephen McGough" w:date="2008-07-08T10:59:00Z"/>
              </w:numPr>
              <w:snapToGrid w:val="0"/>
              <w:rPr>
                <w:ins w:id="2611" w:author="Stephen McGough" w:date="2008-07-08T10:59:00Z"/>
                <w:sz w:val="18"/>
                <w:rPrChange w:id="2612" w:author="Stephen McGough" w:date="2008-07-08T12:05:00Z">
                  <w:rPr>
                    <w:ins w:id="2613" w:author="Stephen McGough" w:date="2008-07-08T10:59:00Z"/>
                  </w:rPr>
                </w:rPrChange>
              </w:rPr>
            </w:pPr>
          </w:p>
        </w:tc>
        <w:tc>
          <w:tcPr>
            <w:tcW w:w="527" w:type="dxa"/>
            <w:tcBorders>
              <w:left w:val="single" w:sz="4" w:space="0" w:color="000000"/>
              <w:bottom w:val="single" w:sz="4" w:space="0" w:color="000000"/>
            </w:tcBorders>
          </w:tcPr>
          <w:p w:rsidR="000F06DC" w:rsidRPr="005B1F44" w:rsidRDefault="000F06DC">
            <w:pPr>
              <w:numPr>
                <w:ins w:id="2614" w:author="Stephen McGough" w:date="2008-07-08T10:59:00Z"/>
              </w:numPr>
              <w:snapToGrid w:val="0"/>
              <w:rPr>
                <w:ins w:id="2615" w:author="Stephen McGough" w:date="2008-07-08T10:59:00Z"/>
                <w:sz w:val="18"/>
                <w:rPrChange w:id="2616" w:author="Stephen McGough" w:date="2008-07-08T12:05:00Z">
                  <w:rPr>
                    <w:ins w:id="2617" w:author="Stephen McGough" w:date="2008-07-08T10:59:00Z"/>
                  </w:rPr>
                </w:rPrChange>
              </w:rPr>
            </w:pPr>
          </w:p>
        </w:tc>
        <w:tc>
          <w:tcPr>
            <w:tcW w:w="633" w:type="dxa"/>
            <w:tcBorders>
              <w:left w:val="single" w:sz="4" w:space="0" w:color="000000"/>
              <w:bottom w:val="single" w:sz="4" w:space="0" w:color="000000"/>
            </w:tcBorders>
          </w:tcPr>
          <w:p w:rsidR="000F06DC" w:rsidRPr="005B1F44" w:rsidRDefault="0032616F">
            <w:pPr>
              <w:numPr>
                <w:ins w:id="2618" w:author="Stephen McGough" w:date="2008-07-08T10:59:00Z"/>
              </w:numPr>
              <w:snapToGrid w:val="0"/>
              <w:rPr>
                <w:ins w:id="2619" w:author="Stephen McGough" w:date="2008-07-08T10:59:00Z"/>
                <w:sz w:val="18"/>
                <w:rPrChange w:id="2620" w:author="Stephen McGough" w:date="2008-07-08T12:05:00Z">
                  <w:rPr>
                    <w:ins w:id="2621" w:author="Stephen McGough" w:date="2008-07-08T10:59:00Z"/>
                  </w:rPr>
                </w:rPrChange>
              </w:rPr>
            </w:pPr>
            <w:ins w:id="2622" w:author="Stephen McGough" w:date="2008-07-08T10:59:00Z">
              <w:r w:rsidRPr="0032616F">
                <w:rPr>
                  <w:sz w:val="18"/>
                  <w:rPrChange w:id="2623" w:author="Stephen McGough" w:date="2008-07-08T12:05:00Z">
                    <w:rPr>
                      <w:rFonts w:eastAsia="ＭＳ 明朝"/>
                      <w:bCs/>
                      <w:kern w:val="32"/>
                      <w:sz w:val="16"/>
                      <w:szCs w:val="16"/>
                      <w:lang w:eastAsia="ja-JP"/>
                    </w:rPr>
                  </w:rPrChange>
                </w:rPr>
                <w:t>X</w:t>
              </w:r>
            </w:ins>
          </w:p>
        </w:tc>
        <w:tc>
          <w:tcPr>
            <w:tcW w:w="3729" w:type="dxa"/>
            <w:tcBorders>
              <w:left w:val="single" w:sz="4" w:space="0" w:color="000000"/>
              <w:bottom w:val="single" w:sz="4" w:space="0" w:color="000000"/>
              <w:right w:val="single" w:sz="4" w:space="0" w:color="000000"/>
            </w:tcBorders>
          </w:tcPr>
          <w:p w:rsidR="000F06DC" w:rsidRPr="005B1F44" w:rsidRDefault="0032616F">
            <w:pPr>
              <w:numPr>
                <w:ins w:id="2624" w:author="Stephen McGough" w:date="2008-07-08T10:59:00Z"/>
              </w:numPr>
              <w:snapToGrid w:val="0"/>
              <w:rPr>
                <w:ins w:id="2625" w:author="Stephen McGough" w:date="2008-07-08T10:59:00Z"/>
                <w:sz w:val="18"/>
                <w:rPrChange w:id="2626" w:author="Stephen McGough" w:date="2008-07-08T12:05:00Z">
                  <w:rPr>
                    <w:ins w:id="2627" w:author="Stephen McGough" w:date="2008-07-08T10:59:00Z"/>
                  </w:rPr>
                </w:rPrChange>
              </w:rPr>
            </w:pPr>
            <w:ins w:id="2628" w:author="Stephen McGough" w:date="2008-07-08T10:59:00Z">
              <w:r w:rsidRPr="0032616F">
                <w:rPr>
                  <w:sz w:val="18"/>
                  <w:rPrChange w:id="2629" w:author="Stephen McGough" w:date="2008-07-08T12:05:00Z">
                    <w:rPr>
                      <w:rFonts w:eastAsia="ＭＳ 明朝"/>
                      <w:bCs/>
                      <w:kern w:val="32"/>
                      <w:sz w:val="16"/>
                      <w:szCs w:val="16"/>
                      <w:lang w:eastAsia="ja-JP"/>
                    </w:rPr>
                  </w:rPrChange>
                </w:rPr>
                <w:t>We cannot use it on grid level (security reason)</w:t>
              </w:r>
            </w:ins>
          </w:p>
        </w:tc>
      </w:tr>
      <w:tr w:rsidR="000F06DC">
        <w:trPr>
          <w:ins w:id="2630" w:author="Stephen McGough" w:date="2008-07-08T10:59:00Z"/>
        </w:trPr>
        <w:tc>
          <w:tcPr>
            <w:tcW w:w="3174" w:type="dxa"/>
            <w:tcBorders>
              <w:left w:val="single" w:sz="4" w:space="0" w:color="000000"/>
              <w:bottom w:val="single" w:sz="4" w:space="0" w:color="000000"/>
            </w:tcBorders>
          </w:tcPr>
          <w:p w:rsidR="000F06DC" w:rsidRPr="005B1F44" w:rsidRDefault="0032616F">
            <w:pPr>
              <w:numPr>
                <w:ins w:id="2631" w:author="Stephen McGough" w:date="2008-07-08T10:59:00Z"/>
              </w:numPr>
              <w:snapToGrid w:val="0"/>
              <w:ind w:firstLine="720"/>
              <w:jc w:val="right"/>
              <w:rPr>
                <w:ins w:id="2632" w:author="Stephen McGough" w:date="2008-07-08T10:59:00Z"/>
                <w:sz w:val="18"/>
                <w:rPrChange w:id="2633" w:author="Stephen McGough" w:date="2008-07-08T12:05:00Z">
                  <w:rPr>
                    <w:ins w:id="2634" w:author="Stephen McGough" w:date="2008-07-08T10:59:00Z"/>
                  </w:rPr>
                </w:rPrChange>
              </w:rPr>
            </w:pPr>
            <w:ins w:id="2635" w:author="Stephen McGough" w:date="2008-07-08T10:59:00Z">
              <w:r w:rsidRPr="0032616F">
                <w:rPr>
                  <w:sz w:val="18"/>
                  <w:rPrChange w:id="2636" w:author="Stephen McGough" w:date="2008-07-08T12:05:00Z">
                    <w:rPr>
                      <w:rFonts w:eastAsia="ＭＳ 明朝"/>
                      <w:bCs/>
                      <w:kern w:val="32"/>
                      <w:sz w:val="16"/>
                      <w:szCs w:val="16"/>
                      <w:lang w:eastAsia="ja-JP"/>
                    </w:rPr>
                  </w:rPrChange>
                </w:rPr>
                <w:t>GroupName</w:t>
              </w:r>
            </w:ins>
          </w:p>
        </w:tc>
        <w:tc>
          <w:tcPr>
            <w:tcW w:w="738" w:type="dxa"/>
            <w:tcBorders>
              <w:left w:val="single" w:sz="4" w:space="0" w:color="000000"/>
              <w:bottom w:val="single" w:sz="4" w:space="0" w:color="000000"/>
            </w:tcBorders>
          </w:tcPr>
          <w:p w:rsidR="000F06DC" w:rsidRPr="005B1F44" w:rsidRDefault="000F06DC">
            <w:pPr>
              <w:numPr>
                <w:ins w:id="2637" w:author="Stephen McGough" w:date="2008-07-08T10:59:00Z"/>
              </w:numPr>
              <w:snapToGrid w:val="0"/>
              <w:rPr>
                <w:ins w:id="2638" w:author="Stephen McGough" w:date="2008-07-08T10:59:00Z"/>
                <w:sz w:val="18"/>
                <w:rPrChange w:id="2639" w:author="Stephen McGough" w:date="2008-07-08T12:05:00Z">
                  <w:rPr>
                    <w:ins w:id="2640" w:author="Stephen McGough" w:date="2008-07-08T10:59:00Z"/>
                  </w:rPr>
                </w:rPrChange>
              </w:rPr>
            </w:pPr>
          </w:p>
        </w:tc>
        <w:tc>
          <w:tcPr>
            <w:tcW w:w="527" w:type="dxa"/>
            <w:tcBorders>
              <w:left w:val="single" w:sz="4" w:space="0" w:color="000000"/>
              <w:bottom w:val="single" w:sz="4" w:space="0" w:color="000000"/>
            </w:tcBorders>
          </w:tcPr>
          <w:p w:rsidR="000F06DC" w:rsidRPr="005B1F44" w:rsidRDefault="000F06DC">
            <w:pPr>
              <w:numPr>
                <w:ins w:id="2641" w:author="Stephen McGough" w:date="2008-07-08T10:59:00Z"/>
              </w:numPr>
              <w:snapToGrid w:val="0"/>
              <w:rPr>
                <w:ins w:id="2642" w:author="Stephen McGough" w:date="2008-07-08T10:59:00Z"/>
                <w:sz w:val="18"/>
                <w:rPrChange w:id="2643" w:author="Stephen McGough" w:date="2008-07-08T12:05:00Z">
                  <w:rPr>
                    <w:ins w:id="2644" w:author="Stephen McGough" w:date="2008-07-08T10:59:00Z"/>
                  </w:rPr>
                </w:rPrChange>
              </w:rPr>
            </w:pPr>
          </w:p>
        </w:tc>
        <w:tc>
          <w:tcPr>
            <w:tcW w:w="633" w:type="dxa"/>
            <w:tcBorders>
              <w:left w:val="single" w:sz="4" w:space="0" w:color="000000"/>
              <w:bottom w:val="single" w:sz="4" w:space="0" w:color="000000"/>
            </w:tcBorders>
          </w:tcPr>
          <w:p w:rsidR="000F06DC" w:rsidRPr="005B1F44" w:rsidRDefault="0032616F">
            <w:pPr>
              <w:numPr>
                <w:ins w:id="2645" w:author="Stephen McGough" w:date="2008-07-08T10:59:00Z"/>
              </w:numPr>
              <w:snapToGrid w:val="0"/>
              <w:rPr>
                <w:ins w:id="2646" w:author="Stephen McGough" w:date="2008-07-08T10:59:00Z"/>
                <w:sz w:val="18"/>
                <w:rPrChange w:id="2647" w:author="Stephen McGough" w:date="2008-07-08T12:05:00Z">
                  <w:rPr>
                    <w:ins w:id="2648" w:author="Stephen McGough" w:date="2008-07-08T10:59:00Z"/>
                  </w:rPr>
                </w:rPrChange>
              </w:rPr>
            </w:pPr>
            <w:ins w:id="2649" w:author="Stephen McGough" w:date="2008-07-08T10:59:00Z">
              <w:r w:rsidRPr="0032616F">
                <w:rPr>
                  <w:sz w:val="18"/>
                  <w:rPrChange w:id="2650" w:author="Stephen McGough" w:date="2008-07-08T12:05:00Z">
                    <w:rPr>
                      <w:rFonts w:eastAsia="ＭＳ 明朝"/>
                      <w:bCs/>
                      <w:kern w:val="32"/>
                      <w:sz w:val="16"/>
                      <w:szCs w:val="16"/>
                      <w:lang w:eastAsia="ja-JP"/>
                    </w:rPr>
                  </w:rPrChange>
                </w:rPr>
                <w:t>X</w:t>
              </w:r>
            </w:ins>
          </w:p>
        </w:tc>
        <w:tc>
          <w:tcPr>
            <w:tcW w:w="3729" w:type="dxa"/>
            <w:tcBorders>
              <w:left w:val="single" w:sz="4" w:space="0" w:color="000000"/>
              <w:bottom w:val="single" w:sz="4" w:space="0" w:color="000000"/>
              <w:right w:val="single" w:sz="4" w:space="0" w:color="000000"/>
            </w:tcBorders>
          </w:tcPr>
          <w:p w:rsidR="000F06DC" w:rsidRPr="005B1F44" w:rsidRDefault="0032616F">
            <w:pPr>
              <w:numPr>
                <w:ins w:id="2651" w:author="Stephen McGough" w:date="2008-07-08T10:59:00Z"/>
              </w:numPr>
              <w:snapToGrid w:val="0"/>
              <w:rPr>
                <w:ins w:id="2652" w:author="Stephen McGough" w:date="2008-07-08T10:59:00Z"/>
                <w:sz w:val="18"/>
                <w:rPrChange w:id="2653" w:author="Stephen McGough" w:date="2008-07-08T12:05:00Z">
                  <w:rPr>
                    <w:ins w:id="2654" w:author="Stephen McGough" w:date="2008-07-08T10:59:00Z"/>
                  </w:rPr>
                </w:rPrChange>
              </w:rPr>
            </w:pPr>
            <w:ins w:id="2655" w:author="Stephen McGough" w:date="2008-07-08T10:59:00Z">
              <w:r w:rsidRPr="0032616F">
                <w:rPr>
                  <w:sz w:val="18"/>
                  <w:rPrChange w:id="2656" w:author="Stephen McGough" w:date="2008-07-08T12:05:00Z">
                    <w:rPr>
                      <w:rFonts w:eastAsia="ＭＳ 明朝"/>
                      <w:bCs/>
                      <w:kern w:val="32"/>
                      <w:sz w:val="16"/>
                      <w:szCs w:val="16"/>
                      <w:lang w:eastAsia="ja-JP"/>
                    </w:rPr>
                  </w:rPrChange>
                </w:rPr>
                <w:t>We cannot use it on grid level (security reason)</w:t>
              </w:r>
            </w:ins>
          </w:p>
        </w:tc>
      </w:tr>
      <w:tr w:rsidR="000F06DC">
        <w:trPr>
          <w:ins w:id="2657" w:author="Stephen McGough" w:date="2008-07-08T10:59:00Z"/>
        </w:trPr>
        <w:tc>
          <w:tcPr>
            <w:tcW w:w="3174" w:type="dxa"/>
            <w:tcBorders>
              <w:left w:val="single" w:sz="4" w:space="0" w:color="000000"/>
              <w:bottom w:val="single" w:sz="4" w:space="0" w:color="000000"/>
            </w:tcBorders>
          </w:tcPr>
          <w:p w:rsidR="000F06DC" w:rsidRPr="005B1F44" w:rsidRDefault="0032616F">
            <w:pPr>
              <w:numPr>
                <w:ins w:id="2658" w:author="Stephen McGough" w:date="2008-07-08T10:59:00Z"/>
              </w:numPr>
              <w:snapToGrid w:val="0"/>
              <w:rPr>
                <w:ins w:id="2659" w:author="Stephen McGough" w:date="2008-07-08T10:59:00Z"/>
                <w:sz w:val="18"/>
                <w:rPrChange w:id="2660" w:author="Stephen McGough" w:date="2008-07-08T12:05:00Z">
                  <w:rPr>
                    <w:ins w:id="2661" w:author="Stephen McGough" w:date="2008-07-08T10:59:00Z"/>
                  </w:rPr>
                </w:rPrChange>
              </w:rPr>
            </w:pPr>
            <w:ins w:id="2662" w:author="Stephen McGough" w:date="2008-07-08T10:59:00Z">
              <w:r w:rsidRPr="0032616F">
                <w:rPr>
                  <w:sz w:val="18"/>
                  <w:rPrChange w:id="2663" w:author="Stephen McGough" w:date="2008-07-08T12:05:00Z">
                    <w:rPr>
                      <w:rFonts w:eastAsia="ＭＳ 明朝"/>
                      <w:bCs/>
                      <w:kern w:val="32"/>
                      <w:sz w:val="16"/>
                      <w:szCs w:val="16"/>
                      <w:lang w:eastAsia="ja-JP"/>
                    </w:rPr>
                  </w:rPrChange>
                </w:rPr>
                <w:t>HPCProfileApplication</w:t>
              </w:r>
            </w:ins>
          </w:p>
        </w:tc>
        <w:tc>
          <w:tcPr>
            <w:tcW w:w="738" w:type="dxa"/>
            <w:tcBorders>
              <w:left w:val="single" w:sz="4" w:space="0" w:color="000000"/>
              <w:bottom w:val="single" w:sz="4" w:space="0" w:color="000000"/>
            </w:tcBorders>
          </w:tcPr>
          <w:p w:rsidR="000F06DC" w:rsidRPr="005B1F44" w:rsidRDefault="0032616F">
            <w:pPr>
              <w:numPr>
                <w:ins w:id="2664" w:author="Stephen McGough" w:date="2008-07-08T10:59:00Z"/>
              </w:numPr>
              <w:snapToGrid w:val="0"/>
              <w:rPr>
                <w:ins w:id="2665" w:author="Stephen McGough" w:date="2008-07-08T10:59:00Z"/>
                <w:sz w:val="18"/>
                <w:rPrChange w:id="2666" w:author="Stephen McGough" w:date="2008-07-08T12:05:00Z">
                  <w:rPr>
                    <w:ins w:id="2667" w:author="Stephen McGough" w:date="2008-07-08T10:59:00Z"/>
                  </w:rPr>
                </w:rPrChange>
              </w:rPr>
            </w:pPr>
            <w:ins w:id="2668" w:author="Stephen McGough" w:date="2008-07-08T10:59:00Z">
              <w:r w:rsidRPr="0032616F">
                <w:rPr>
                  <w:sz w:val="18"/>
                  <w:rPrChange w:id="2669"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670" w:author="Stephen McGough" w:date="2008-07-08T10:59:00Z"/>
              </w:numPr>
              <w:snapToGrid w:val="0"/>
              <w:rPr>
                <w:ins w:id="2671" w:author="Stephen McGough" w:date="2008-07-08T10:59:00Z"/>
                <w:sz w:val="18"/>
                <w:rPrChange w:id="2672" w:author="Stephen McGough" w:date="2008-07-08T12:05:00Z">
                  <w:rPr>
                    <w:ins w:id="2673"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674" w:author="Stephen McGough" w:date="2008-07-08T10:59:00Z"/>
              </w:numPr>
              <w:snapToGrid w:val="0"/>
              <w:rPr>
                <w:ins w:id="2675" w:author="Stephen McGough" w:date="2008-07-08T10:59:00Z"/>
                <w:sz w:val="18"/>
                <w:rPrChange w:id="2676" w:author="Stephen McGough" w:date="2008-07-08T12:05:00Z">
                  <w:rPr>
                    <w:ins w:id="267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678" w:author="Stephen McGough" w:date="2008-07-08T10:59:00Z"/>
              </w:numPr>
              <w:snapToGrid w:val="0"/>
              <w:rPr>
                <w:ins w:id="2679" w:author="Stephen McGough" w:date="2008-07-08T10:59:00Z"/>
                <w:sz w:val="18"/>
                <w:rPrChange w:id="2680" w:author="Stephen McGough" w:date="2008-07-08T12:05:00Z">
                  <w:rPr>
                    <w:ins w:id="2681" w:author="Stephen McGough" w:date="2008-07-08T10:59:00Z"/>
                  </w:rPr>
                </w:rPrChange>
              </w:rPr>
            </w:pPr>
          </w:p>
        </w:tc>
      </w:tr>
      <w:tr w:rsidR="000F06DC">
        <w:trPr>
          <w:ins w:id="2682" w:author="Stephen McGough" w:date="2008-07-08T10:59:00Z"/>
        </w:trPr>
        <w:tc>
          <w:tcPr>
            <w:tcW w:w="3174" w:type="dxa"/>
            <w:tcBorders>
              <w:left w:val="single" w:sz="4" w:space="0" w:color="000000"/>
              <w:bottom w:val="single" w:sz="4" w:space="0" w:color="000000"/>
            </w:tcBorders>
          </w:tcPr>
          <w:p w:rsidR="000F06DC" w:rsidRPr="005B1F44" w:rsidRDefault="0032616F">
            <w:pPr>
              <w:numPr>
                <w:ins w:id="2683" w:author="Stephen McGough" w:date="2008-07-08T10:59:00Z"/>
              </w:numPr>
              <w:snapToGrid w:val="0"/>
              <w:ind w:firstLine="720"/>
              <w:jc w:val="right"/>
              <w:rPr>
                <w:ins w:id="2684" w:author="Stephen McGough" w:date="2008-07-08T10:59:00Z"/>
                <w:sz w:val="18"/>
                <w:rPrChange w:id="2685" w:author="Stephen McGough" w:date="2008-07-08T12:05:00Z">
                  <w:rPr>
                    <w:ins w:id="2686" w:author="Stephen McGough" w:date="2008-07-08T10:59:00Z"/>
                  </w:rPr>
                </w:rPrChange>
              </w:rPr>
            </w:pPr>
            <w:ins w:id="2687" w:author="Stephen McGough" w:date="2008-07-08T10:59:00Z">
              <w:r w:rsidRPr="0032616F">
                <w:rPr>
                  <w:sz w:val="18"/>
                  <w:rPrChange w:id="2688" w:author="Stephen McGough" w:date="2008-07-08T12:05:00Z">
                    <w:rPr>
                      <w:rFonts w:eastAsia="ＭＳ 明朝"/>
                      <w:bCs/>
                      <w:kern w:val="32"/>
                      <w:sz w:val="16"/>
                      <w:szCs w:val="16"/>
                      <w:lang w:eastAsia="ja-JP"/>
                    </w:rPr>
                  </w:rPrChange>
                </w:rPr>
                <w:t xml:space="preserve">Executable </w:t>
              </w:r>
            </w:ins>
          </w:p>
        </w:tc>
        <w:tc>
          <w:tcPr>
            <w:tcW w:w="738" w:type="dxa"/>
            <w:tcBorders>
              <w:left w:val="single" w:sz="4" w:space="0" w:color="000000"/>
              <w:bottom w:val="single" w:sz="4" w:space="0" w:color="000000"/>
            </w:tcBorders>
          </w:tcPr>
          <w:p w:rsidR="000F06DC" w:rsidRPr="005B1F44" w:rsidRDefault="0032616F">
            <w:pPr>
              <w:numPr>
                <w:ins w:id="2689" w:author="Stephen McGough" w:date="2008-07-08T10:59:00Z"/>
              </w:numPr>
              <w:snapToGrid w:val="0"/>
              <w:rPr>
                <w:ins w:id="2690" w:author="Stephen McGough" w:date="2008-07-08T10:59:00Z"/>
                <w:sz w:val="18"/>
                <w:rPrChange w:id="2691" w:author="Stephen McGough" w:date="2008-07-08T12:05:00Z">
                  <w:rPr>
                    <w:ins w:id="2692" w:author="Stephen McGough" w:date="2008-07-08T10:59:00Z"/>
                  </w:rPr>
                </w:rPrChange>
              </w:rPr>
            </w:pPr>
            <w:ins w:id="2693" w:author="Stephen McGough" w:date="2008-07-08T10:59:00Z">
              <w:r w:rsidRPr="0032616F">
                <w:rPr>
                  <w:sz w:val="18"/>
                  <w:rPrChange w:id="2694"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695" w:author="Stephen McGough" w:date="2008-07-08T10:59:00Z"/>
              </w:numPr>
              <w:snapToGrid w:val="0"/>
              <w:rPr>
                <w:ins w:id="2696" w:author="Stephen McGough" w:date="2008-07-08T10:59:00Z"/>
                <w:sz w:val="18"/>
                <w:rPrChange w:id="2697" w:author="Stephen McGough" w:date="2008-07-08T12:05:00Z">
                  <w:rPr>
                    <w:ins w:id="2698"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699" w:author="Stephen McGough" w:date="2008-07-08T10:59:00Z"/>
              </w:numPr>
              <w:snapToGrid w:val="0"/>
              <w:rPr>
                <w:ins w:id="2700" w:author="Stephen McGough" w:date="2008-07-08T10:59:00Z"/>
                <w:sz w:val="18"/>
                <w:rPrChange w:id="2701" w:author="Stephen McGough" w:date="2008-07-08T12:05:00Z">
                  <w:rPr>
                    <w:ins w:id="270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703" w:author="Stephen McGough" w:date="2008-07-08T10:59:00Z"/>
              </w:numPr>
              <w:snapToGrid w:val="0"/>
              <w:rPr>
                <w:ins w:id="2704" w:author="Stephen McGough" w:date="2008-07-08T10:59:00Z"/>
                <w:sz w:val="18"/>
                <w:rPrChange w:id="2705" w:author="Stephen McGough" w:date="2008-07-08T12:05:00Z">
                  <w:rPr>
                    <w:ins w:id="2706" w:author="Stephen McGough" w:date="2008-07-08T10:59:00Z"/>
                  </w:rPr>
                </w:rPrChange>
              </w:rPr>
            </w:pPr>
          </w:p>
        </w:tc>
      </w:tr>
      <w:tr w:rsidR="000F06DC">
        <w:trPr>
          <w:ins w:id="2707" w:author="Stephen McGough" w:date="2008-07-08T10:59:00Z"/>
        </w:trPr>
        <w:tc>
          <w:tcPr>
            <w:tcW w:w="3174" w:type="dxa"/>
            <w:tcBorders>
              <w:left w:val="single" w:sz="4" w:space="0" w:color="000000"/>
              <w:bottom w:val="single" w:sz="4" w:space="0" w:color="000000"/>
            </w:tcBorders>
          </w:tcPr>
          <w:p w:rsidR="000F06DC" w:rsidRPr="005B1F44" w:rsidRDefault="0032616F">
            <w:pPr>
              <w:numPr>
                <w:ins w:id="2708" w:author="Stephen McGough" w:date="2008-07-08T10:59:00Z"/>
              </w:numPr>
              <w:snapToGrid w:val="0"/>
              <w:ind w:firstLine="720"/>
              <w:jc w:val="right"/>
              <w:rPr>
                <w:ins w:id="2709" w:author="Stephen McGough" w:date="2008-07-08T10:59:00Z"/>
                <w:sz w:val="18"/>
                <w:rPrChange w:id="2710" w:author="Stephen McGough" w:date="2008-07-08T12:05:00Z">
                  <w:rPr>
                    <w:ins w:id="2711" w:author="Stephen McGough" w:date="2008-07-08T10:59:00Z"/>
                  </w:rPr>
                </w:rPrChange>
              </w:rPr>
            </w:pPr>
            <w:ins w:id="2712" w:author="Stephen McGough" w:date="2008-07-08T10:59:00Z">
              <w:r w:rsidRPr="0032616F">
                <w:rPr>
                  <w:sz w:val="18"/>
                  <w:rPrChange w:id="2713" w:author="Stephen McGough" w:date="2008-07-08T12:05:00Z">
                    <w:rPr>
                      <w:rFonts w:eastAsia="ＭＳ 明朝"/>
                      <w:bCs/>
                      <w:kern w:val="32"/>
                      <w:sz w:val="16"/>
                      <w:szCs w:val="16"/>
                      <w:lang w:eastAsia="ja-JP"/>
                    </w:rPr>
                  </w:rPrChange>
                </w:rPr>
                <w:t xml:space="preserve">Argument </w:t>
              </w:r>
            </w:ins>
          </w:p>
        </w:tc>
        <w:tc>
          <w:tcPr>
            <w:tcW w:w="738" w:type="dxa"/>
            <w:tcBorders>
              <w:left w:val="single" w:sz="4" w:space="0" w:color="000000"/>
              <w:bottom w:val="single" w:sz="4" w:space="0" w:color="000000"/>
            </w:tcBorders>
          </w:tcPr>
          <w:p w:rsidR="000F06DC" w:rsidRPr="005B1F44" w:rsidRDefault="0032616F">
            <w:pPr>
              <w:numPr>
                <w:ins w:id="2714" w:author="Stephen McGough" w:date="2008-07-08T10:59:00Z"/>
              </w:numPr>
              <w:snapToGrid w:val="0"/>
              <w:rPr>
                <w:ins w:id="2715" w:author="Stephen McGough" w:date="2008-07-08T10:59:00Z"/>
                <w:sz w:val="18"/>
                <w:rPrChange w:id="2716" w:author="Stephen McGough" w:date="2008-07-08T12:05:00Z">
                  <w:rPr>
                    <w:ins w:id="2717" w:author="Stephen McGough" w:date="2008-07-08T10:59:00Z"/>
                  </w:rPr>
                </w:rPrChange>
              </w:rPr>
            </w:pPr>
            <w:ins w:id="2718" w:author="Stephen McGough" w:date="2008-07-08T10:59:00Z">
              <w:r w:rsidRPr="0032616F">
                <w:rPr>
                  <w:sz w:val="18"/>
                  <w:rPrChange w:id="2719"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720" w:author="Stephen McGough" w:date="2008-07-08T10:59:00Z"/>
              </w:numPr>
              <w:snapToGrid w:val="0"/>
              <w:rPr>
                <w:ins w:id="2721" w:author="Stephen McGough" w:date="2008-07-08T10:59:00Z"/>
                <w:sz w:val="18"/>
                <w:rPrChange w:id="2722" w:author="Stephen McGough" w:date="2008-07-08T12:05:00Z">
                  <w:rPr>
                    <w:ins w:id="2723"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724" w:author="Stephen McGough" w:date="2008-07-08T10:59:00Z"/>
              </w:numPr>
              <w:snapToGrid w:val="0"/>
              <w:rPr>
                <w:ins w:id="2725" w:author="Stephen McGough" w:date="2008-07-08T10:59:00Z"/>
                <w:sz w:val="18"/>
                <w:rPrChange w:id="2726" w:author="Stephen McGough" w:date="2008-07-08T12:05:00Z">
                  <w:rPr>
                    <w:ins w:id="272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728" w:author="Stephen McGough" w:date="2008-07-08T10:59:00Z"/>
              </w:numPr>
              <w:snapToGrid w:val="0"/>
              <w:rPr>
                <w:ins w:id="2729" w:author="Stephen McGough" w:date="2008-07-08T10:59:00Z"/>
                <w:sz w:val="18"/>
                <w:rPrChange w:id="2730" w:author="Stephen McGough" w:date="2008-07-08T12:05:00Z">
                  <w:rPr>
                    <w:ins w:id="2731" w:author="Stephen McGough" w:date="2008-07-08T10:59:00Z"/>
                  </w:rPr>
                </w:rPrChange>
              </w:rPr>
            </w:pPr>
          </w:p>
        </w:tc>
      </w:tr>
      <w:tr w:rsidR="000F06DC">
        <w:trPr>
          <w:ins w:id="2732" w:author="Stephen McGough" w:date="2008-07-08T10:59:00Z"/>
        </w:trPr>
        <w:tc>
          <w:tcPr>
            <w:tcW w:w="3174" w:type="dxa"/>
            <w:tcBorders>
              <w:left w:val="single" w:sz="4" w:space="0" w:color="000000"/>
              <w:bottom w:val="single" w:sz="4" w:space="0" w:color="000000"/>
            </w:tcBorders>
          </w:tcPr>
          <w:p w:rsidR="000F06DC" w:rsidRPr="005B1F44" w:rsidRDefault="0032616F">
            <w:pPr>
              <w:numPr>
                <w:ins w:id="2733" w:author="Stephen McGough" w:date="2008-07-08T10:59:00Z"/>
              </w:numPr>
              <w:snapToGrid w:val="0"/>
              <w:ind w:firstLine="720"/>
              <w:jc w:val="right"/>
              <w:rPr>
                <w:ins w:id="2734" w:author="Stephen McGough" w:date="2008-07-08T10:59:00Z"/>
                <w:sz w:val="18"/>
                <w:rPrChange w:id="2735" w:author="Stephen McGough" w:date="2008-07-08T12:05:00Z">
                  <w:rPr>
                    <w:ins w:id="2736" w:author="Stephen McGough" w:date="2008-07-08T10:59:00Z"/>
                  </w:rPr>
                </w:rPrChange>
              </w:rPr>
            </w:pPr>
            <w:ins w:id="2737" w:author="Stephen McGough" w:date="2008-07-08T10:59:00Z">
              <w:r w:rsidRPr="0032616F">
                <w:rPr>
                  <w:sz w:val="18"/>
                  <w:rPrChange w:id="2738" w:author="Stephen McGough" w:date="2008-07-08T12:05:00Z">
                    <w:rPr>
                      <w:rFonts w:eastAsia="ＭＳ 明朝"/>
                      <w:bCs/>
                      <w:kern w:val="32"/>
                      <w:sz w:val="16"/>
                      <w:szCs w:val="16"/>
                      <w:lang w:eastAsia="ja-JP"/>
                    </w:rPr>
                  </w:rPrChange>
                </w:rPr>
                <w:t xml:space="preserve">Input </w:t>
              </w:r>
            </w:ins>
          </w:p>
        </w:tc>
        <w:tc>
          <w:tcPr>
            <w:tcW w:w="738" w:type="dxa"/>
            <w:tcBorders>
              <w:left w:val="single" w:sz="4" w:space="0" w:color="000000"/>
              <w:bottom w:val="single" w:sz="4" w:space="0" w:color="000000"/>
            </w:tcBorders>
          </w:tcPr>
          <w:p w:rsidR="000F06DC" w:rsidRPr="005B1F44" w:rsidRDefault="0032616F">
            <w:pPr>
              <w:numPr>
                <w:ins w:id="2739" w:author="Stephen McGough" w:date="2008-07-08T10:59:00Z"/>
              </w:numPr>
              <w:snapToGrid w:val="0"/>
              <w:ind w:left="4320"/>
              <w:rPr>
                <w:ins w:id="2740" w:author="Stephen McGough" w:date="2008-07-08T10:59:00Z"/>
                <w:sz w:val="18"/>
                <w:rPrChange w:id="2741" w:author="Stephen McGough" w:date="2008-07-08T12:05:00Z">
                  <w:rPr>
                    <w:ins w:id="2742" w:author="Stephen McGough" w:date="2008-07-08T10:59:00Z"/>
                  </w:rPr>
                </w:rPrChange>
              </w:rPr>
            </w:pPr>
            <w:ins w:id="2743" w:author="Stephen McGough" w:date="2008-07-08T10:59:00Z">
              <w:r w:rsidRPr="0032616F">
                <w:rPr>
                  <w:sz w:val="18"/>
                  <w:rPrChange w:id="2744"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745" w:author="Stephen McGough" w:date="2008-07-08T10:59:00Z"/>
              </w:numPr>
              <w:snapToGrid w:val="0"/>
              <w:rPr>
                <w:ins w:id="2746" w:author="Stephen McGough" w:date="2008-07-08T10:59:00Z"/>
                <w:sz w:val="18"/>
                <w:rPrChange w:id="2747" w:author="Stephen McGough" w:date="2008-07-08T12:05:00Z">
                  <w:rPr>
                    <w:ins w:id="2748"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749" w:author="Stephen McGough" w:date="2008-07-08T10:59:00Z"/>
              </w:numPr>
              <w:snapToGrid w:val="0"/>
              <w:rPr>
                <w:ins w:id="2750" w:author="Stephen McGough" w:date="2008-07-08T10:59:00Z"/>
                <w:sz w:val="18"/>
                <w:rPrChange w:id="2751" w:author="Stephen McGough" w:date="2008-07-08T12:05:00Z">
                  <w:rPr>
                    <w:ins w:id="275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753" w:author="Stephen McGough" w:date="2008-07-08T10:59:00Z"/>
              </w:numPr>
              <w:snapToGrid w:val="0"/>
              <w:rPr>
                <w:ins w:id="2754" w:author="Stephen McGough" w:date="2008-07-08T10:59:00Z"/>
                <w:sz w:val="18"/>
                <w:rPrChange w:id="2755" w:author="Stephen McGough" w:date="2008-07-08T12:05:00Z">
                  <w:rPr>
                    <w:ins w:id="2756" w:author="Stephen McGough" w:date="2008-07-08T10:59:00Z"/>
                  </w:rPr>
                </w:rPrChange>
              </w:rPr>
            </w:pPr>
          </w:p>
        </w:tc>
      </w:tr>
      <w:tr w:rsidR="000F06DC">
        <w:trPr>
          <w:ins w:id="2757" w:author="Stephen McGough" w:date="2008-07-08T10:59:00Z"/>
        </w:trPr>
        <w:tc>
          <w:tcPr>
            <w:tcW w:w="3174" w:type="dxa"/>
            <w:tcBorders>
              <w:left w:val="single" w:sz="4" w:space="0" w:color="000000"/>
              <w:bottom w:val="single" w:sz="4" w:space="0" w:color="000000"/>
            </w:tcBorders>
          </w:tcPr>
          <w:p w:rsidR="000F06DC" w:rsidRPr="005B1F44" w:rsidRDefault="0032616F">
            <w:pPr>
              <w:numPr>
                <w:ins w:id="2758" w:author="Stephen McGough" w:date="2008-07-08T10:59:00Z"/>
              </w:numPr>
              <w:snapToGrid w:val="0"/>
              <w:ind w:firstLine="720"/>
              <w:jc w:val="right"/>
              <w:rPr>
                <w:ins w:id="2759" w:author="Stephen McGough" w:date="2008-07-08T10:59:00Z"/>
                <w:sz w:val="18"/>
                <w:rPrChange w:id="2760" w:author="Stephen McGough" w:date="2008-07-08T12:05:00Z">
                  <w:rPr>
                    <w:ins w:id="2761" w:author="Stephen McGough" w:date="2008-07-08T10:59:00Z"/>
                  </w:rPr>
                </w:rPrChange>
              </w:rPr>
            </w:pPr>
            <w:ins w:id="2762" w:author="Stephen McGough" w:date="2008-07-08T10:59:00Z">
              <w:r w:rsidRPr="0032616F">
                <w:rPr>
                  <w:sz w:val="18"/>
                  <w:rPrChange w:id="2763" w:author="Stephen McGough" w:date="2008-07-08T12:05:00Z">
                    <w:rPr>
                      <w:rFonts w:eastAsia="ＭＳ 明朝"/>
                      <w:bCs/>
                      <w:kern w:val="32"/>
                      <w:sz w:val="16"/>
                      <w:szCs w:val="16"/>
                      <w:lang w:eastAsia="ja-JP"/>
                    </w:rPr>
                  </w:rPrChange>
                </w:rPr>
                <w:t xml:space="preserve">Output </w:t>
              </w:r>
            </w:ins>
          </w:p>
        </w:tc>
        <w:tc>
          <w:tcPr>
            <w:tcW w:w="738" w:type="dxa"/>
            <w:tcBorders>
              <w:left w:val="single" w:sz="4" w:space="0" w:color="000000"/>
              <w:bottom w:val="single" w:sz="4" w:space="0" w:color="000000"/>
            </w:tcBorders>
          </w:tcPr>
          <w:p w:rsidR="000F06DC" w:rsidRPr="005B1F44" w:rsidRDefault="0032616F">
            <w:pPr>
              <w:numPr>
                <w:ins w:id="2764" w:author="Stephen McGough" w:date="2008-07-08T10:59:00Z"/>
              </w:numPr>
              <w:snapToGrid w:val="0"/>
              <w:rPr>
                <w:ins w:id="2765" w:author="Stephen McGough" w:date="2008-07-08T10:59:00Z"/>
                <w:sz w:val="18"/>
                <w:rPrChange w:id="2766" w:author="Stephen McGough" w:date="2008-07-08T12:05:00Z">
                  <w:rPr>
                    <w:ins w:id="2767" w:author="Stephen McGough" w:date="2008-07-08T10:59:00Z"/>
                  </w:rPr>
                </w:rPrChange>
              </w:rPr>
            </w:pPr>
            <w:ins w:id="2768" w:author="Stephen McGough" w:date="2008-07-08T10:59:00Z">
              <w:r w:rsidRPr="0032616F">
                <w:rPr>
                  <w:sz w:val="18"/>
                  <w:rPrChange w:id="2769"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770" w:author="Stephen McGough" w:date="2008-07-08T10:59:00Z"/>
              </w:numPr>
              <w:snapToGrid w:val="0"/>
              <w:rPr>
                <w:ins w:id="2771" w:author="Stephen McGough" w:date="2008-07-08T10:59:00Z"/>
                <w:sz w:val="18"/>
                <w:rPrChange w:id="2772" w:author="Stephen McGough" w:date="2008-07-08T12:05:00Z">
                  <w:rPr>
                    <w:ins w:id="2773"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774" w:author="Stephen McGough" w:date="2008-07-08T10:59:00Z"/>
              </w:numPr>
              <w:snapToGrid w:val="0"/>
              <w:rPr>
                <w:ins w:id="2775" w:author="Stephen McGough" w:date="2008-07-08T10:59:00Z"/>
                <w:sz w:val="18"/>
                <w:rPrChange w:id="2776" w:author="Stephen McGough" w:date="2008-07-08T12:05:00Z">
                  <w:rPr>
                    <w:ins w:id="2777"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778" w:author="Stephen McGough" w:date="2008-07-08T10:59:00Z"/>
              </w:numPr>
              <w:snapToGrid w:val="0"/>
              <w:rPr>
                <w:ins w:id="2779" w:author="Stephen McGough" w:date="2008-07-08T10:59:00Z"/>
                <w:sz w:val="18"/>
                <w:rPrChange w:id="2780" w:author="Stephen McGough" w:date="2008-07-08T12:05:00Z">
                  <w:rPr>
                    <w:ins w:id="2781" w:author="Stephen McGough" w:date="2008-07-08T10:59:00Z"/>
                  </w:rPr>
                </w:rPrChange>
              </w:rPr>
            </w:pPr>
          </w:p>
        </w:tc>
      </w:tr>
      <w:tr w:rsidR="000F06DC">
        <w:trPr>
          <w:ins w:id="2782" w:author="Stephen McGough" w:date="2008-07-08T10:59:00Z"/>
        </w:trPr>
        <w:tc>
          <w:tcPr>
            <w:tcW w:w="3174" w:type="dxa"/>
            <w:tcBorders>
              <w:left w:val="single" w:sz="4" w:space="0" w:color="000000"/>
              <w:bottom w:val="single" w:sz="4" w:space="0" w:color="000000"/>
            </w:tcBorders>
          </w:tcPr>
          <w:p w:rsidR="000F06DC" w:rsidRPr="005B1F44" w:rsidRDefault="0032616F">
            <w:pPr>
              <w:numPr>
                <w:ins w:id="2783" w:author="Stephen McGough" w:date="2008-07-08T10:59:00Z"/>
              </w:numPr>
              <w:snapToGrid w:val="0"/>
              <w:ind w:firstLine="720"/>
              <w:jc w:val="right"/>
              <w:rPr>
                <w:ins w:id="2784" w:author="Stephen McGough" w:date="2008-07-08T10:59:00Z"/>
                <w:sz w:val="18"/>
                <w:rPrChange w:id="2785" w:author="Stephen McGough" w:date="2008-07-08T12:05:00Z">
                  <w:rPr>
                    <w:ins w:id="2786" w:author="Stephen McGough" w:date="2008-07-08T10:59:00Z"/>
                  </w:rPr>
                </w:rPrChange>
              </w:rPr>
            </w:pPr>
            <w:ins w:id="2787" w:author="Stephen McGough" w:date="2008-07-08T10:59:00Z">
              <w:r w:rsidRPr="0032616F">
                <w:rPr>
                  <w:sz w:val="18"/>
                  <w:rPrChange w:id="2788" w:author="Stephen McGough" w:date="2008-07-08T12:05:00Z">
                    <w:rPr>
                      <w:rFonts w:eastAsia="ＭＳ 明朝"/>
                      <w:bCs/>
                      <w:kern w:val="32"/>
                      <w:sz w:val="16"/>
                      <w:szCs w:val="16"/>
                      <w:lang w:eastAsia="ja-JP"/>
                    </w:rPr>
                  </w:rPrChange>
                </w:rPr>
                <w:t xml:space="preserve">Error </w:t>
              </w:r>
            </w:ins>
          </w:p>
        </w:tc>
        <w:tc>
          <w:tcPr>
            <w:tcW w:w="738" w:type="dxa"/>
            <w:tcBorders>
              <w:left w:val="single" w:sz="4" w:space="0" w:color="000000"/>
              <w:bottom w:val="single" w:sz="4" w:space="0" w:color="000000"/>
            </w:tcBorders>
          </w:tcPr>
          <w:p w:rsidR="000F06DC" w:rsidRPr="005B1F44" w:rsidRDefault="0032616F">
            <w:pPr>
              <w:numPr>
                <w:ins w:id="2789" w:author="Stephen McGough" w:date="2008-07-08T10:59:00Z"/>
              </w:numPr>
              <w:snapToGrid w:val="0"/>
              <w:rPr>
                <w:ins w:id="2790" w:author="Stephen McGough" w:date="2008-07-08T10:59:00Z"/>
                <w:sz w:val="18"/>
                <w:rPrChange w:id="2791" w:author="Stephen McGough" w:date="2008-07-08T12:05:00Z">
                  <w:rPr>
                    <w:ins w:id="2792" w:author="Stephen McGough" w:date="2008-07-08T10:59:00Z"/>
                  </w:rPr>
                </w:rPrChange>
              </w:rPr>
            </w:pPr>
            <w:ins w:id="2793" w:author="Stephen McGough" w:date="2008-07-08T10:59:00Z">
              <w:r w:rsidRPr="0032616F">
                <w:rPr>
                  <w:sz w:val="18"/>
                  <w:rPrChange w:id="2794" w:author="Stephen McGough" w:date="2008-07-08T12:05:00Z">
                    <w:rPr>
                      <w:rFonts w:eastAsia="ＭＳ 明朝"/>
                      <w:bCs/>
                      <w:kern w:val="32"/>
                      <w:sz w:val="16"/>
                      <w:szCs w:val="16"/>
                      <w:lang w:eastAsia="ja-JP"/>
                    </w:rPr>
                  </w:rPrChange>
                </w:rPr>
                <w:t>X</w:t>
              </w:r>
            </w:ins>
          </w:p>
        </w:tc>
        <w:tc>
          <w:tcPr>
            <w:tcW w:w="527" w:type="dxa"/>
            <w:tcBorders>
              <w:left w:val="single" w:sz="4" w:space="0" w:color="000000"/>
              <w:bottom w:val="single" w:sz="4" w:space="0" w:color="000000"/>
            </w:tcBorders>
          </w:tcPr>
          <w:p w:rsidR="000F06DC" w:rsidRPr="005B1F44" w:rsidRDefault="000F06DC">
            <w:pPr>
              <w:numPr>
                <w:ins w:id="2795" w:author="Stephen McGough" w:date="2008-07-08T10:59:00Z"/>
              </w:numPr>
              <w:snapToGrid w:val="0"/>
              <w:rPr>
                <w:ins w:id="2796" w:author="Stephen McGough" w:date="2008-07-08T10:59:00Z"/>
                <w:sz w:val="18"/>
                <w:rPrChange w:id="2797" w:author="Stephen McGough" w:date="2008-07-08T12:05:00Z">
                  <w:rPr>
                    <w:ins w:id="2798" w:author="Stephen McGough" w:date="2008-07-08T10:59:00Z"/>
                  </w:rPr>
                </w:rPrChange>
              </w:rPr>
            </w:pPr>
          </w:p>
        </w:tc>
        <w:tc>
          <w:tcPr>
            <w:tcW w:w="633" w:type="dxa"/>
            <w:tcBorders>
              <w:left w:val="single" w:sz="4" w:space="0" w:color="000000"/>
              <w:bottom w:val="single" w:sz="4" w:space="0" w:color="000000"/>
            </w:tcBorders>
          </w:tcPr>
          <w:p w:rsidR="000F06DC" w:rsidRPr="005B1F44" w:rsidRDefault="000F06DC">
            <w:pPr>
              <w:numPr>
                <w:ins w:id="2799" w:author="Stephen McGough" w:date="2008-07-08T10:59:00Z"/>
              </w:numPr>
              <w:snapToGrid w:val="0"/>
              <w:rPr>
                <w:ins w:id="2800" w:author="Stephen McGough" w:date="2008-07-08T10:59:00Z"/>
                <w:sz w:val="18"/>
                <w:rPrChange w:id="2801" w:author="Stephen McGough" w:date="2008-07-08T12:05:00Z">
                  <w:rPr>
                    <w:ins w:id="2802"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0F06DC">
            <w:pPr>
              <w:numPr>
                <w:ins w:id="2803" w:author="Stephen McGough" w:date="2008-07-08T10:59:00Z"/>
              </w:numPr>
              <w:snapToGrid w:val="0"/>
              <w:rPr>
                <w:ins w:id="2804" w:author="Stephen McGough" w:date="2008-07-08T10:59:00Z"/>
                <w:sz w:val="18"/>
                <w:rPrChange w:id="2805" w:author="Stephen McGough" w:date="2008-07-08T12:05:00Z">
                  <w:rPr>
                    <w:ins w:id="2806" w:author="Stephen McGough" w:date="2008-07-08T10:59:00Z"/>
                  </w:rPr>
                </w:rPrChange>
              </w:rPr>
            </w:pPr>
          </w:p>
        </w:tc>
      </w:tr>
      <w:tr w:rsidR="000F06DC">
        <w:trPr>
          <w:ins w:id="2807" w:author="Stephen McGough" w:date="2008-07-08T10:59:00Z"/>
        </w:trPr>
        <w:tc>
          <w:tcPr>
            <w:tcW w:w="3174" w:type="dxa"/>
            <w:tcBorders>
              <w:left w:val="single" w:sz="4" w:space="0" w:color="000000"/>
              <w:bottom w:val="single" w:sz="4" w:space="0" w:color="000000"/>
            </w:tcBorders>
          </w:tcPr>
          <w:p w:rsidR="000F06DC" w:rsidRPr="005B1F44" w:rsidRDefault="0032616F">
            <w:pPr>
              <w:numPr>
                <w:ins w:id="2808" w:author="Stephen McGough" w:date="2008-07-08T10:59:00Z"/>
              </w:numPr>
              <w:snapToGrid w:val="0"/>
              <w:ind w:firstLine="720"/>
              <w:jc w:val="right"/>
              <w:rPr>
                <w:ins w:id="2809" w:author="Stephen McGough" w:date="2008-07-08T10:59:00Z"/>
                <w:sz w:val="18"/>
                <w:rPrChange w:id="2810" w:author="Stephen McGough" w:date="2008-07-08T12:05:00Z">
                  <w:rPr>
                    <w:ins w:id="2811" w:author="Stephen McGough" w:date="2008-07-08T10:59:00Z"/>
                  </w:rPr>
                </w:rPrChange>
              </w:rPr>
            </w:pPr>
            <w:ins w:id="2812" w:author="Stephen McGough" w:date="2008-07-08T10:59:00Z">
              <w:r w:rsidRPr="0032616F">
                <w:rPr>
                  <w:sz w:val="18"/>
                  <w:rPrChange w:id="2813" w:author="Stephen McGough" w:date="2008-07-08T12:05:00Z">
                    <w:rPr>
                      <w:rFonts w:eastAsia="ＭＳ 明朝"/>
                      <w:bCs/>
                      <w:kern w:val="32"/>
                      <w:sz w:val="16"/>
                      <w:szCs w:val="16"/>
                      <w:lang w:eastAsia="ja-JP"/>
                    </w:rPr>
                  </w:rPrChange>
                </w:rPr>
                <w:t xml:space="preserve">WorkingDirectory </w:t>
              </w:r>
            </w:ins>
          </w:p>
        </w:tc>
        <w:tc>
          <w:tcPr>
            <w:tcW w:w="738" w:type="dxa"/>
            <w:tcBorders>
              <w:left w:val="single" w:sz="4" w:space="0" w:color="000000"/>
              <w:bottom w:val="single" w:sz="4" w:space="0" w:color="000000"/>
            </w:tcBorders>
          </w:tcPr>
          <w:p w:rsidR="000F06DC" w:rsidRPr="005B1F44" w:rsidRDefault="000F06DC">
            <w:pPr>
              <w:numPr>
                <w:ins w:id="2814" w:author="Stephen McGough" w:date="2008-07-08T10:59:00Z"/>
              </w:numPr>
              <w:snapToGrid w:val="0"/>
              <w:rPr>
                <w:ins w:id="2815" w:author="Stephen McGough" w:date="2008-07-08T10:59:00Z"/>
                <w:sz w:val="18"/>
                <w:rPrChange w:id="2816" w:author="Stephen McGough" w:date="2008-07-08T12:05:00Z">
                  <w:rPr>
                    <w:ins w:id="2817" w:author="Stephen McGough" w:date="2008-07-08T10:59:00Z"/>
                  </w:rPr>
                </w:rPrChange>
              </w:rPr>
            </w:pPr>
          </w:p>
        </w:tc>
        <w:tc>
          <w:tcPr>
            <w:tcW w:w="527" w:type="dxa"/>
            <w:tcBorders>
              <w:left w:val="single" w:sz="4" w:space="0" w:color="000000"/>
              <w:bottom w:val="single" w:sz="4" w:space="0" w:color="000000"/>
            </w:tcBorders>
          </w:tcPr>
          <w:p w:rsidR="000F06DC" w:rsidRPr="005B1F44" w:rsidRDefault="000F06DC">
            <w:pPr>
              <w:numPr>
                <w:ins w:id="2818" w:author="Stephen McGough" w:date="2008-07-08T10:59:00Z"/>
              </w:numPr>
              <w:snapToGrid w:val="0"/>
              <w:rPr>
                <w:ins w:id="2819" w:author="Stephen McGough" w:date="2008-07-08T10:59:00Z"/>
                <w:sz w:val="18"/>
                <w:rPrChange w:id="2820" w:author="Stephen McGough" w:date="2008-07-08T12:05:00Z">
                  <w:rPr>
                    <w:ins w:id="2821" w:author="Stephen McGough" w:date="2008-07-08T10:59:00Z"/>
                  </w:rPr>
                </w:rPrChange>
              </w:rPr>
            </w:pPr>
          </w:p>
        </w:tc>
        <w:tc>
          <w:tcPr>
            <w:tcW w:w="633" w:type="dxa"/>
            <w:tcBorders>
              <w:left w:val="single" w:sz="4" w:space="0" w:color="000000"/>
              <w:bottom w:val="single" w:sz="4" w:space="0" w:color="000000"/>
            </w:tcBorders>
          </w:tcPr>
          <w:p w:rsidR="000F06DC" w:rsidRPr="005B1F44" w:rsidRDefault="0032616F">
            <w:pPr>
              <w:numPr>
                <w:ins w:id="2822" w:author="Stephen McGough" w:date="2008-07-08T10:59:00Z"/>
              </w:numPr>
              <w:snapToGrid w:val="0"/>
              <w:rPr>
                <w:ins w:id="2823" w:author="Stephen McGough" w:date="2008-07-08T10:59:00Z"/>
                <w:sz w:val="18"/>
                <w:rPrChange w:id="2824" w:author="Stephen McGough" w:date="2008-07-08T12:05:00Z">
                  <w:rPr>
                    <w:ins w:id="2825" w:author="Stephen McGough" w:date="2008-07-08T10:59:00Z"/>
                  </w:rPr>
                </w:rPrChange>
              </w:rPr>
            </w:pPr>
            <w:ins w:id="2826" w:author="Stephen McGough" w:date="2008-07-08T10:59:00Z">
              <w:r w:rsidRPr="0032616F">
                <w:rPr>
                  <w:sz w:val="18"/>
                  <w:rPrChange w:id="2827" w:author="Stephen McGough" w:date="2008-07-08T12:05:00Z">
                    <w:rPr>
                      <w:rFonts w:eastAsia="ＭＳ 明朝"/>
                      <w:bCs/>
                      <w:kern w:val="32"/>
                      <w:sz w:val="16"/>
                      <w:szCs w:val="16"/>
                      <w:lang w:eastAsia="ja-JP"/>
                    </w:rPr>
                  </w:rPrChange>
                </w:rPr>
                <w:t>X</w:t>
              </w:r>
            </w:ins>
          </w:p>
        </w:tc>
        <w:tc>
          <w:tcPr>
            <w:tcW w:w="3729" w:type="dxa"/>
            <w:tcBorders>
              <w:left w:val="single" w:sz="4" w:space="0" w:color="000000"/>
              <w:bottom w:val="single" w:sz="4" w:space="0" w:color="000000"/>
              <w:right w:val="single" w:sz="4" w:space="0" w:color="000000"/>
            </w:tcBorders>
          </w:tcPr>
          <w:p w:rsidR="000F06DC" w:rsidRPr="005B1F44" w:rsidRDefault="0032616F">
            <w:pPr>
              <w:numPr>
                <w:ins w:id="2828" w:author="Stephen McGough" w:date="2008-07-08T10:59:00Z"/>
              </w:numPr>
              <w:snapToGrid w:val="0"/>
              <w:rPr>
                <w:ins w:id="2829" w:author="Stephen McGough" w:date="2008-07-08T10:59:00Z"/>
                <w:sz w:val="18"/>
                <w:rPrChange w:id="2830" w:author="Stephen McGough" w:date="2008-07-08T12:05:00Z">
                  <w:rPr>
                    <w:ins w:id="2831" w:author="Stephen McGough" w:date="2008-07-08T10:59:00Z"/>
                  </w:rPr>
                </w:rPrChange>
              </w:rPr>
            </w:pPr>
            <w:ins w:id="2832" w:author="Stephen McGough" w:date="2008-07-08T10:59:00Z">
              <w:r w:rsidRPr="0032616F">
                <w:rPr>
                  <w:sz w:val="18"/>
                  <w:rPrChange w:id="2833" w:author="Stephen McGough" w:date="2008-07-08T12:05:00Z">
                    <w:rPr>
                      <w:rFonts w:eastAsia="ＭＳ 明朝"/>
                      <w:bCs/>
                      <w:kern w:val="32"/>
                      <w:sz w:val="16"/>
                      <w:szCs w:val="16"/>
                      <w:lang w:eastAsia="ja-JP"/>
                    </w:rPr>
                  </w:rPrChange>
                </w:rPr>
                <w:t>The A-REX's job is running in the session directory</w:t>
              </w:r>
            </w:ins>
          </w:p>
        </w:tc>
      </w:tr>
      <w:tr w:rsidR="000F06DC">
        <w:trPr>
          <w:ins w:id="2834" w:author="Stephen McGough" w:date="2008-07-08T10:59:00Z"/>
        </w:trPr>
        <w:tc>
          <w:tcPr>
            <w:tcW w:w="3174" w:type="dxa"/>
            <w:tcBorders>
              <w:left w:val="single" w:sz="4" w:space="0" w:color="000000"/>
              <w:bottom w:val="single" w:sz="4" w:space="0" w:color="000000"/>
            </w:tcBorders>
          </w:tcPr>
          <w:p w:rsidR="000F06DC" w:rsidRPr="005B1F44" w:rsidRDefault="0032616F">
            <w:pPr>
              <w:numPr>
                <w:ins w:id="2835" w:author="Stephen McGough" w:date="2008-07-08T10:59:00Z"/>
              </w:numPr>
              <w:snapToGrid w:val="0"/>
              <w:ind w:firstLine="720"/>
              <w:jc w:val="right"/>
              <w:rPr>
                <w:ins w:id="2836" w:author="Stephen McGough" w:date="2008-07-08T10:59:00Z"/>
                <w:sz w:val="18"/>
                <w:rPrChange w:id="2837" w:author="Stephen McGough" w:date="2008-07-08T12:05:00Z">
                  <w:rPr>
                    <w:ins w:id="2838" w:author="Stephen McGough" w:date="2008-07-08T10:59:00Z"/>
                  </w:rPr>
                </w:rPrChange>
              </w:rPr>
            </w:pPr>
            <w:ins w:id="2839" w:author="Stephen McGough" w:date="2008-07-08T10:59:00Z">
              <w:r w:rsidRPr="0032616F">
                <w:rPr>
                  <w:sz w:val="18"/>
                  <w:rPrChange w:id="2840" w:author="Stephen McGough" w:date="2008-07-08T12:05:00Z">
                    <w:rPr>
                      <w:rFonts w:eastAsia="ＭＳ 明朝"/>
                      <w:bCs/>
                      <w:kern w:val="32"/>
                      <w:sz w:val="16"/>
                      <w:szCs w:val="16"/>
                      <w:lang w:eastAsia="ja-JP"/>
                    </w:rPr>
                  </w:rPrChange>
                </w:rPr>
                <w:t xml:space="preserve">Environment </w:t>
              </w:r>
            </w:ins>
          </w:p>
        </w:tc>
        <w:tc>
          <w:tcPr>
            <w:tcW w:w="738" w:type="dxa"/>
            <w:tcBorders>
              <w:left w:val="single" w:sz="4" w:space="0" w:color="000000"/>
              <w:bottom w:val="single" w:sz="4" w:space="0" w:color="000000"/>
            </w:tcBorders>
          </w:tcPr>
          <w:p w:rsidR="000F06DC" w:rsidRPr="005B1F44" w:rsidRDefault="000F06DC">
            <w:pPr>
              <w:numPr>
                <w:ins w:id="2841" w:author="Stephen McGough" w:date="2008-07-08T10:59:00Z"/>
              </w:numPr>
              <w:snapToGrid w:val="0"/>
              <w:rPr>
                <w:ins w:id="2842" w:author="Stephen McGough" w:date="2008-07-08T10:59:00Z"/>
                <w:sz w:val="18"/>
                <w:rPrChange w:id="2843" w:author="Stephen McGough" w:date="2008-07-08T12:05:00Z">
                  <w:rPr>
                    <w:ins w:id="2844" w:author="Stephen McGough" w:date="2008-07-08T10:59:00Z"/>
                  </w:rPr>
                </w:rPrChange>
              </w:rPr>
            </w:pPr>
          </w:p>
        </w:tc>
        <w:tc>
          <w:tcPr>
            <w:tcW w:w="527" w:type="dxa"/>
            <w:tcBorders>
              <w:left w:val="single" w:sz="4" w:space="0" w:color="000000"/>
              <w:bottom w:val="single" w:sz="4" w:space="0" w:color="000000"/>
            </w:tcBorders>
          </w:tcPr>
          <w:p w:rsidR="000F06DC" w:rsidRPr="005B1F44" w:rsidRDefault="0032616F">
            <w:pPr>
              <w:numPr>
                <w:ins w:id="2845" w:author="Stephen McGough" w:date="2008-07-08T10:59:00Z"/>
              </w:numPr>
              <w:snapToGrid w:val="0"/>
              <w:rPr>
                <w:ins w:id="2846" w:author="Stephen McGough" w:date="2008-07-08T10:59:00Z"/>
                <w:sz w:val="18"/>
                <w:rPrChange w:id="2847" w:author="Stephen McGough" w:date="2008-07-08T12:05:00Z">
                  <w:rPr>
                    <w:ins w:id="2848" w:author="Stephen McGough" w:date="2008-07-08T10:59:00Z"/>
                  </w:rPr>
                </w:rPrChange>
              </w:rPr>
            </w:pPr>
            <w:ins w:id="2849" w:author="Stephen McGough" w:date="2008-07-08T10:59:00Z">
              <w:r w:rsidRPr="0032616F">
                <w:rPr>
                  <w:sz w:val="18"/>
                  <w:rPrChange w:id="2850" w:author="Stephen McGough" w:date="2008-07-08T12:05:00Z">
                    <w:rPr>
                      <w:rFonts w:eastAsia="ＭＳ 明朝"/>
                      <w:bCs/>
                      <w:kern w:val="32"/>
                      <w:sz w:val="16"/>
                      <w:szCs w:val="16"/>
                      <w:lang w:eastAsia="ja-JP"/>
                    </w:rPr>
                  </w:rPrChange>
                </w:rPr>
                <w:t>X</w:t>
              </w:r>
            </w:ins>
          </w:p>
        </w:tc>
        <w:tc>
          <w:tcPr>
            <w:tcW w:w="633" w:type="dxa"/>
            <w:tcBorders>
              <w:left w:val="single" w:sz="4" w:space="0" w:color="000000"/>
              <w:bottom w:val="single" w:sz="4" w:space="0" w:color="000000"/>
            </w:tcBorders>
          </w:tcPr>
          <w:p w:rsidR="000F06DC" w:rsidRPr="005B1F44" w:rsidRDefault="000F06DC">
            <w:pPr>
              <w:numPr>
                <w:ins w:id="2851" w:author="Stephen McGough" w:date="2008-07-08T10:59:00Z"/>
              </w:numPr>
              <w:snapToGrid w:val="0"/>
              <w:rPr>
                <w:ins w:id="2852" w:author="Stephen McGough" w:date="2008-07-08T10:59:00Z"/>
                <w:sz w:val="18"/>
                <w:rPrChange w:id="2853" w:author="Stephen McGough" w:date="2008-07-08T12:05:00Z">
                  <w:rPr>
                    <w:ins w:id="2854" w:author="Stephen McGough" w:date="2008-07-08T10:59:00Z"/>
                  </w:rPr>
                </w:rPrChange>
              </w:rPr>
            </w:pPr>
          </w:p>
        </w:tc>
        <w:tc>
          <w:tcPr>
            <w:tcW w:w="3729" w:type="dxa"/>
            <w:tcBorders>
              <w:left w:val="single" w:sz="4" w:space="0" w:color="000000"/>
              <w:bottom w:val="single" w:sz="4" w:space="0" w:color="000000"/>
              <w:right w:val="single" w:sz="4" w:space="0" w:color="000000"/>
            </w:tcBorders>
          </w:tcPr>
          <w:p w:rsidR="000F06DC" w:rsidRPr="005B1F44" w:rsidRDefault="0032616F">
            <w:pPr>
              <w:numPr>
                <w:ins w:id="2855" w:author="Stephen McGough" w:date="2008-07-08T10:59:00Z"/>
              </w:numPr>
              <w:snapToGrid w:val="0"/>
              <w:rPr>
                <w:ins w:id="2856" w:author="Stephen McGough" w:date="2008-07-08T10:59:00Z"/>
                <w:sz w:val="18"/>
                <w:rPrChange w:id="2857" w:author="Stephen McGough" w:date="2008-07-08T12:05:00Z">
                  <w:rPr>
                    <w:ins w:id="2858" w:author="Stephen McGough" w:date="2008-07-08T10:59:00Z"/>
                  </w:rPr>
                </w:rPrChange>
              </w:rPr>
            </w:pPr>
            <w:ins w:id="2859" w:author="Stephen McGough" w:date="2008-07-08T10:59:00Z">
              <w:r w:rsidRPr="0032616F">
                <w:rPr>
                  <w:sz w:val="18"/>
                  <w:rPrChange w:id="2860" w:author="Stephen McGough" w:date="2008-07-08T12:05:00Z">
                    <w:rPr>
                      <w:rFonts w:eastAsia="ＭＳ 明朝"/>
                      <w:bCs/>
                      <w:kern w:val="32"/>
                      <w:sz w:val="16"/>
                      <w:szCs w:val="16"/>
                      <w:lang w:eastAsia="ja-JP"/>
                    </w:rPr>
                  </w:rPrChange>
                </w:rPr>
                <w:t>We plan to use it in the future</w:t>
              </w:r>
            </w:ins>
          </w:p>
        </w:tc>
      </w:tr>
      <w:tr w:rsidR="000F06DC">
        <w:trPr>
          <w:ins w:id="2861" w:author="Stephen McGough" w:date="2008-07-08T10:59:00Z"/>
        </w:trPr>
        <w:tc>
          <w:tcPr>
            <w:tcW w:w="3174" w:type="dxa"/>
            <w:tcBorders>
              <w:left w:val="single" w:sz="4" w:space="0" w:color="000000"/>
              <w:bottom w:val="single" w:sz="4" w:space="0" w:color="000000"/>
            </w:tcBorders>
          </w:tcPr>
          <w:p w:rsidR="000F06DC" w:rsidRPr="005B1F44" w:rsidRDefault="0032616F">
            <w:pPr>
              <w:numPr>
                <w:ins w:id="2862" w:author="Stephen McGough" w:date="2008-07-08T10:59:00Z"/>
              </w:numPr>
              <w:snapToGrid w:val="0"/>
              <w:ind w:firstLine="720"/>
              <w:jc w:val="right"/>
              <w:rPr>
                <w:ins w:id="2863" w:author="Stephen McGough" w:date="2008-07-08T10:59:00Z"/>
                <w:sz w:val="18"/>
                <w:rPrChange w:id="2864" w:author="Stephen McGough" w:date="2008-07-08T12:05:00Z">
                  <w:rPr>
                    <w:ins w:id="2865" w:author="Stephen McGough" w:date="2008-07-08T10:59:00Z"/>
                  </w:rPr>
                </w:rPrChange>
              </w:rPr>
            </w:pPr>
            <w:ins w:id="2866" w:author="Stephen McGough" w:date="2008-07-08T10:59:00Z">
              <w:r w:rsidRPr="0032616F">
                <w:rPr>
                  <w:sz w:val="18"/>
                  <w:rPrChange w:id="2867" w:author="Stephen McGough" w:date="2008-07-08T12:05:00Z">
                    <w:rPr>
                      <w:rFonts w:eastAsia="ＭＳ 明朝"/>
                      <w:bCs/>
                      <w:kern w:val="32"/>
                      <w:sz w:val="16"/>
                      <w:szCs w:val="16"/>
                      <w:lang w:eastAsia="ja-JP"/>
                    </w:rPr>
                  </w:rPrChange>
                </w:rPr>
                <w:t xml:space="preserve">UserName </w:t>
              </w:r>
            </w:ins>
          </w:p>
        </w:tc>
        <w:tc>
          <w:tcPr>
            <w:tcW w:w="738" w:type="dxa"/>
            <w:tcBorders>
              <w:left w:val="single" w:sz="4" w:space="0" w:color="000000"/>
              <w:bottom w:val="single" w:sz="4" w:space="0" w:color="000000"/>
            </w:tcBorders>
          </w:tcPr>
          <w:p w:rsidR="000F06DC" w:rsidRPr="005B1F44" w:rsidRDefault="000F06DC">
            <w:pPr>
              <w:numPr>
                <w:ins w:id="2868" w:author="Stephen McGough" w:date="2008-07-08T10:59:00Z"/>
              </w:numPr>
              <w:snapToGrid w:val="0"/>
              <w:rPr>
                <w:ins w:id="2869" w:author="Stephen McGough" w:date="2008-07-08T10:59:00Z"/>
                <w:sz w:val="18"/>
                <w:rPrChange w:id="2870" w:author="Stephen McGough" w:date="2008-07-08T12:05:00Z">
                  <w:rPr>
                    <w:ins w:id="2871" w:author="Stephen McGough" w:date="2008-07-08T10:59:00Z"/>
                  </w:rPr>
                </w:rPrChange>
              </w:rPr>
            </w:pPr>
          </w:p>
        </w:tc>
        <w:tc>
          <w:tcPr>
            <w:tcW w:w="527" w:type="dxa"/>
            <w:tcBorders>
              <w:left w:val="single" w:sz="4" w:space="0" w:color="000000"/>
              <w:bottom w:val="single" w:sz="4" w:space="0" w:color="000000"/>
            </w:tcBorders>
          </w:tcPr>
          <w:p w:rsidR="000F06DC" w:rsidRPr="005B1F44" w:rsidRDefault="000F06DC">
            <w:pPr>
              <w:numPr>
                <w:ins w:id="2872" w:author="Stephen McGough" w:date="2008-07-08T10:59:00Z"/>
              </w:numPr>
              <w:snapToGrid w:val="0"/>
              <w:rPr>
                <w:ins w:id="2873" w:author="Stephen McGough" w:date="2008-07-08T10:59:00Z"/>
                <w:sz w:val="18"/>
                <w:rPrChange w:id="2874" w:author="Stephen McGough" w:date="2008-07-08T12:05:00Z">
                  <w:rPr>
                    <w:ins w:id="2875" w:author="Stephen McGough" w:date="2008-07-08T10:59:00Z"/>
                  </w:rPr>
                </w:rPrChange>
              </w:rPr>
            </w:pPr>
          </w:p>
        </w:tc>
        <w:tc>
          <w:tcPr>
            <w:tcW w:w="633" w:type="dxa"/>
            <w:tcBorders>
              <w:left w:val="single" w:sz="4" w:space="0" w:color="000000"/>
              <w:bottom w:val="single" w:sz="4" w:space="0" w:color="000000"/>
            </w:tcBorders>
          </w:tcPr>
          <w:p w:rsidR="000F06DC" w:rsidRPr="005B1F44" w:rsidRDefault="0032616F">
            <w:pPr>
              <w:numPr>
                <w:ins w:id="2876" w:author="Stephen McGough" w:date="2008-07-08T10:59:00Z"/>
              </w:numPr>
              <w:snapToGrid w:val="0"/>
              <w:rPr>
                <w:ins w:id="2877" w:author="Stephen McGough" w:date="2008-07-08T10:59:00Z"/>
                <w:sz w:val="18"/>
                <w:rPrChange w:id="2878" w:author="Stephen McGough" w:date="2008-07-08T12:05:00Z">
                  <w:rPr>
                    <w:ins w:id="2879" w:author="Stephen McGough" w:date="2008-07-08T10:59:00Z"/>
                  </w:rPr>
                </w:rPrChange>
              </w:rPr>
            </w:pPr>
            <w:ins w:id="2880" w:author="Stephen McGough" w:date="2008-07-08T10:59:00Z">
              <w:r w:rsidRPr="0032616F">
                <w:rPr>
                  <w:sz w:val="18"/>
                  <w:rPrChange w:id="2881" w:author="Stephen McGough" w:date="2008-07-08T12:05:00Z">
                    <w:rPr>
                      <w:rFonts w:eastAsia="ＭＳ 明朝"/>
                      <w:bCs/>
                      <w:kern w:val="32"/>
                      <w:sz w:val="16"/>
                      <w:szCs w:val="16"/>
                      <w:lang w:eastAsia="ja-JP"/>
                    </w:rPr>
                  </w:rPrChange>
                </w:rPr>
                <w:t>X</w:t>
              </w:r>
            </w:ins>
          </w:p>
        </w:tc>
        <w:tc>
          <w:tcPr>
            <w:tcW w:w="3729" w:type="dxa"/>
            <w:tcBorders>
              <w:left w:val="single" w:sz="4" w:space="0" w:color="000000"/>
              <w:bottom w:val="single" w:sz="4" w:space="0" w:color="000000"/>
              <w:right w:val="single" w:sz="4" w:space="0" w:color="000000"/>
            </w:tcBorders>
          </w:tcPr>
          <w:p w:rsidR="000F06DC" w:rsidRPr="005B1F44" w:rsidRDefault="0032616F">
            <w:pPr>
              <w:numPr>
                <w:ins w:id="2882" w:author="Stephen McGough" w:date="2008-07-08T10:59:00Z"/>
              </w:numPr>
              <w:snapToGrid w:val="0"/>
              <w:rPr>
                <w:ins w:id="2883" w:author="Stephen McGough" w:date="2008-07-08T10:59:00Z"/>
                <w:sz w:val="18"/>
                <w:rPrChange w:id="2884" w:author="Stephen McGough" w:date="2008-07-08T12:05:00Z">
                  <w:rPr>
                    <w:ins w:id="2885" w:author="Stephen McGough" w:date="2008-07-08T10:59:00Z"/>
                  </w:rPr>
                </w:rPrChange>
              </w:rPr>
            </w:pPr>
            <w:ins w:id="2886" w:author="Stephen McGough" w:date="2008-07-08T10:59:00Z">
              <w:r w:rsidRPr="0032616F">
                <w:rPr>
                  <w:sz w:val="18"/>
                  <w:rPrChange w:id="2887" w:author="Stephen McGough" w:date="2008-07-08T12:05:00Z">
                    <w:rPr>
                      <w:rFonts w:eastAsia="ＭＳ 明朝"/>
                      <w:bCs/>
                      <w:kern w:val="32"/>
                      <w:sz w:val="16"/>
                      <w:szCs w:val="16"/>
                      <w:lang w:eastAsia="ja-JP"/>
                    </w:rPr>
                  </w:rPrChange>
                </w:rPr>
                <w:t>We cannot use it on grid level (security reason)</w:t>
              </w:r>
            </w:ins>
          </w:p>
        </w:tc>
      </w:tr>
    </w:tbl>
    <w:p w:rsidR="000F06DC" w:rsidRDefault="000F06DC" w:rsidP="000F06DC">
      <w:pPr>
        <w:numPr>
          <w:ins w:id="2888" w:author="Stephen McGough" w:date="2008-07-08T10:59:00Z"/>
        </w:numPr>
        <w:rPr>
          <w:ins w:id="2889" w:author="Stephen McGough" w:date="2008-07-08T10:59:00Z"/>
        </w:rPr>
      </w:pPr>
    </w:p>
    <w:p w:rsidR="0032616F" w:rsidRDefault="000F06DC" w:rsidP="0032616F">
      <w:pPr>
        <w:pStyle w:val="AppendixL3"/>
        <w:numPr>
          <w:ins w:id="2890" w:author="Stephen McGough" w:date="2008-07-08T11:16:00Z"/>
        </w:numPr>
        <w:rPr>
          <w:ins w:id="2891" w:author="Stephen McGough" w:date="2008-07-08T10:59:00Z"/>
        </w:rPr>
        <w:pPrChange w:id="2892" w:author="Stephen McGough" w:date="2008-07-08T11:16:00Z">
          <w:pPr>
            <w:pStyle w:val="Heading1"/>
            <w:numPr>
              <w:numId w:val="30"/>
            </w:numPr>
            <w:tabs>
              <w:tab w:val="clear" w:pos="360"/>
              <w:tab w:val="left" w:pos="0"/>
            </w:tabs>
            <w:suppressAutoHyphens/>
            <w:spacing w:before="240"/>
            <w:ind w:left="0" w:firstLine="0"/>
          </w:pPr>
        </w:pPrChange>
      </w:pPr>
      <w:ins w:id="2893" w:author="Stephen McGough" w:date="2008-07-08T10:59:00Z">
        <w:r>
          <w:t>Other problems encountered:</w:t>
        </w:r>
      </w:ins>
    </w:p>
    <w:p w:rsidR="000F06DC" w:rsidRPr="00581E87" w:rsidRDefault="0032616F" w:rsidP="000F06DC">
      <w:pPr>
        <w:numPr>
          <w:ins w:id="2894" w:author="Stephen McGough" w:date="2008-07-08T10:59:00Z"/>
        </w:numPr>
        <w:jc w:val="both"/>
        <w:rPr>
          <w:ins w:id="2895" w:author="Stephen McGough" w:date="2008-07-08T10:59:00Z"/>
          <w:rFonts w:eastAsia="Times New Roman"/>
          <w:color w:val="000000"/>
          <w:sz w:val="20"/>
          <w:szCs w:val="23"/>
          <w:rPrChange w:id="2896" w:author="Stephen McGough" w:date="2008-07-08T11:17:00Z">
            <w:rPr>
              <w:ins w:id="2897" w:author="Stephen McGough" w:date="2008-07-08T10:59:00Z"/>
              <w:rFonts w:ascii="Times New Roman" w:eastAsia="Times New Roman" w:hAnsi="Times New Roman"/>
              <w:color w:val="000000"/>
              <w:sz w:val="23"/>
              <w:szCs w:val="23"/>
            </w:rPr>
          </w:rPrChange>
        </w:rPr>
      </w:pPr>
      <w:ins w:id="2898" w:author="Stephen McGough" w:date="2008-07-08T10:59:00Z">
        <w:r w:rsidRPr="0032616F">
          <w:rPr>
            <w:rFonts w:eastAsia="Times New Roman"/>
            <w:color w:val="000000"/>
            <w:sz w:val="20"/>
            <w:szCs w:val="23"/>
            <w:rPrChange w:id="2899" w:author="Stephen McGough" w:date="2008-07-08T11:17:00Z">
              <w:rPr>
                <w:rFonts w:ascii="Times New Roman" w:eastAsia="Times New Roman" w:hAnsi="Times New Roman"/>
                <w:b/>
                <w:color w:val="000000"/>
                <w:kern w:val="32"/>
                <w:sz w:val="23"/>
                <w:szCs w:val="23"/>
              </w:rPr>
            </w:rPrChange>
          </w:rPr>
          <w:t>Due to its deliberately limited scope there are numerous extensions emerged. “Raw JSDL” alone is hardly used in production deployments. The rather ambiguous semantics and the limited scope of JSDL elements necessitate the creation of profiles and extensions. In conformant to the NorduGrid development plans, it can be stated that JSDL was not designed and is not suitable to be exposed directly to end-users.</w:t>
        </w:r>
      </w:ins>
    </w:p>
    <w:p w:rsidR="000F06DC" w:rsidRDefault="000F06DC" w:rsidP="00581E87">
      <w:pPr>
        <w:pStyle w:val="AppendixL3"/>
        <w:numPr>
          <w:numberingChange w:id="2900" w:author="Stephen McGough" w:date="2008-07-08T11:17:00Z" w:original="%1:3:0:.%2:8:0:.%3:11:0:"/>
        </w:numPr>
        <w:rPr>
          <w:ins w:id="2901" w:author="Stephen McGough" w:date="2008-07-08T10:59:00Z"/>
        </w:rPr>
      </w:pPr>
      <w:ins w:id="2902" w:author="Stephen McGough" w:date="2008-07-08T10:59:00Z">
        <w:r>
          <w:t>Mappings to existing systems:</w:t>
        </w:r>
      </w:ins>
    </w:p>
    <w:p w:rsidR="000F06DC" w:rsidRPr="00581E87" w:rsidRDefault="000F06DC" w:rsidP="000F06DC">
      <w:pPr>
        <w:numPr>
          <w:ins w:id="2903" w:author="Stephen McGough" w:date="2008-07-08T10:59:00Z"/>
        </w:numPr>
        <w:jc w:val="both"/>
        <w:rPr>
          <w:ins w:id="2904" w:author="Stephen McGough" w:date="2008-07-08T10:59:00Z"/>
          <w:sz w:val="20"/>
        </w:rPr>
      </w:pPr>
      <w:ins w:id="2905" w:author="Stephen McGough" w:date="2008-07-08T10:59:00Z">
        <w:r w:rsidRPr="00581E87">
          <w:rPr>
            <w:sz w:val="20"/>
          </w:rPr>
          <w:t>ARC1 comes with a general-purpose client library which can perform translations among different job descriptions, for example: from xRSL to JSDL. The client library and the translator modules are modular therefore we can easily add a new job description handler to the system.</w:t>
        </w:r>
      </w:ins>
    </w:p>
    <w:p w:rsidR="000F06DC" w:rsidRPr="00581E87" w:rsidRDefault="006C76D5" w:rsidP="000F06DC">
      <w:pPr>
        <w:numPr>
          <w:ins w:id="2906" w:author="Stephen McGough" w:date="2008-07-08T10:59:00Z"/>
        </w:numPr>
        <w:jc w:val="center"/>
        <w:rPr>
          <w:ins w:id="2907" w:author="Stephen McGough" w:date="2008-07-08T10:59:00Z"/>
          <w:sz w:val="20"/>
        </w:rPr>
      </w:pPr>
      <w:ins w:id="2908" w:author="Stephen McGough" w:date="2008-07-08T10:59:00Z">
        <w:r>
          <w:rPr>
            <w:noProof/>
            <w:sz w:val="20"/>
          </w:rPr>
          <w:drawing>
            <wp:anchor distT="0" distB="0" distL="0" distR="0" simplePos="0" relativeHeight="251660288" behindDoc="0" locked="0" layoutInCell="1" allowOverlap="1">
              <wp:simplePos x="0" y="0"/>
              <wp:positionH relativeFrom="column">
                <wp:align>center</wp:align>
              </wp:positionH>
              <wp:positionV relativeFrom="paragraph">
                <wp:posOffset>0</wp:posOffset>
              </wp:positionV>
              <wp:extent cx="4028440" cy="3037840"/>
              <wp:effectExtent l="25400" t="0" r="1016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4028440" cy="3037840"/>
                      </a:xfrm>
                      <a:prstGeom prst="rect">
                        <a:avLst/>
                      </a:prstGeom>
                      <a:solidFill>
                        <a:srgbClr val="FFFFFF"/>
                      </a:solidFill>
                      <a:ln w="9525">
                        <a:noFill/>
                        <a:miter lim="800000"/>
                        <a:headEnd/>
                        <a:tailEnd/>
                      </a:ln>
                    </pic:spPr>
                  </pic:pic>
                </a:graphicData>
              </a:graphic>
            </wp:anchor>
          </w:drawing>
        </w:r>
        <w:r w:rsidR="000F06DC" w:rsidRPr="00581E87">
          <w:rPr>
            <w:sz w:val="20"/>
            <w:szCs w:val="20"/>
          </w:rPr>
          <w:t>Figure 1: S</w:t>
        </w:r>
        <w:r w:rsidR="000F06DC" w:rsidRPr="00581E87">
          <w:rPr>
            <w:sz w:val="20"/>
          </w:rPr>
          <w:t>ource parsing</w:t>
        </w:r>
      </w:ins>
    </w:p>
    <w:p w:rsidR="000F06DC" w:rsidRPr="00581E87" w:rsidRDefault="006C76D5" w:rsidP="000F06DC">
      <w:pPr>
        <w:numPr>
          <w:ins w:id="2909" w:author="Stephen McGough" w:date="2008-07-08T10:59:00Z"/>
        </w:numPr>
        <w:jc w:val="center"/>
        <w:rPr>
          <w:ins w:id="2910" w:author="Stephen McGough" w:date="2008-07-08T10:59:00Z"/>
          <w:sz w:val="20"/>
        </w:rPr>
      </w:pPr>
      <w:ins w:id="2911" w:author="Stephen McGough" w:date="2008-07-08T10:59:00Z">
        <w:r>
          <w:rPr>
            <w:noProof/>
            <w:sz w:val="20"/>
          </w:rPr>
          <w:drawing>
            <wp:anchor distT="0" distB="0" distL="0" distR="0" simplePos="0" relativeHeight="251661312" behindDoc="0" locked="0" layoutInCell="1" allowOverlap="1">
              <wp:simplePos x="0" y="0"/>
              <wp:positionH relativeFrom="column">
                <wp:align>center</wp:align>
              </wp:positionH>
              <wp:positionV relativeFrom="paragraph">
                <wp:posOffset>0</wp:posOffset>
              </wp:positionV>
              <wp:extent cx="4333240" cy="3037840"/>
              <wp:effectExtent l="25400" t="0" r="1016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srcRect/>
                      <a:stretch>
                        <a:fillRect/>
                      </a:stretch>
                    </pic:blipFill>
                    <pic:spPr bwMode="auto">
                      <a:xfrm>
                        <a:off x="0" y="0"/>
                        <a:ext cx="4333240" cy="3037840"/>
                      </a:xfrm>
                      <a:prstGeom prst="rect">
                        <a:avLst/>
                      </a:prstGeom>
                      <a:solidFill>
                        <a:srgbClr val="FFFFFF"/>
                      </a:solidFill>
                      <a:ln w="9525">
                        <a:noFill/>
                        <a:miter lim="800000"/>
                        <a:headEnd/>
                        <a:tailEnd/>
                      </a:ln>
                    </pic:spPr>
                  </pic:pic>
                </a:graphicData>
              </a:graphic>
            </wp:anchor>
          </w:drawing>
        </w:r>
        <w:r w:rsidR="000F06DC" w:rsidRPr="00581E87">
          <w:rPr>
            <w:sz w:val="20"/>
            <w:szCs w:val="20"/>
          </w:rPr>
          <w:t>Figure 2: P</w:t>
        </w:r>
        <w:r w:rsidR="000F06DC" w:rsidRPr="00581E87">
          <w:rPr>
            <w:sz w:val="20"/>
          </w:rPr>
          <w:t>roduct generation</w:t>
        </w:r>
      </w:ins>
    </w:p>
    <w:p w:rsidR="000F06DC" w:rsidRDefault="000F06DC" w:rsidP="000F06DC">
      <w:pPr>
        <w:numPr>
          <w:ins w:id="2912" w:author="Stephen McGough" w:date="2008-07-08T10:59:00Z"/>
        </w:numPr>
        <w:rPr>
          <w:ins w:id="2913" w:author="Stephen McGough" w:date="2008-07-08T10:59:00Z"/>
        </w:rPr>
      </w:pPr>
    </w:p>
    <w:p w:rsidR="000F06DC" w:rsidRPr="00581E87" w:rsidRDefault="000F06DC" w:rsidP="000F06DC">
      <w:pPr>
        <w:numPr>
          <w:ins w:id="2914" w:author="Stephen McGough" w:date="2008-07-08T10:59:00Z"/>
        </w:numPr>
        <w:rPr>
          <w:ins w:id="2915" w:author="Stephen McGough" w:date="2008-07-08T10:59:00Z"/>
          <w:sz w:val="20"/>
        </w:rPr>
      </w:pPr>
      <w:ins w:id="2916" w:author="Stephen McGough" w:date="2008-07-08T10:59:00Z">
        <w:r w:rsidRPr="00581E87">
          <w:rPr>
            <w:sz w:val="20"/>
          </w:rPr>
          <w:t>Svn directory of this translator:</w:t>
        </w:r>
      </w:ins>
    </w:p>
    <w:p w:rsidR="000F06DC" w:rsidRPr="00581E87" w:rsidRDefault="000F06DC" w:rsidP="000F06DC">
      <w:pPr>
        <w:numPr>
          <w:ins w:id="2917" w:author="Stephen McGough" w:date="2008-07-08T10:59:00Z"/>
        </w:numPr>
        <w:rPr>
          <w:ins w:id="2918" w:author="Stephen McGough" w:date="2008-07-08T10:59:00Z"/>
          <w:sz w:val="20"/>
        </w:rPr>
      </w:pPr>
    </w:p>
    <w:p w:rsidR="000F06DC" w:rsidRPr="00581E87" w:rsidRDefault="0032616F" w:rsidP="000F06DC">
      <w:pPr>
        <w:numPr>
          <w:ins w:id="2919" w:author="Stephen McGough" w:date="2008-07-08T10:59:00Z"/>
        </w:numPr>
        <w:rPr>
          <w:ins w:id="2920" w:author="Stephen McGough" w:date="2008-07-08T10:59:00Z"/>
          <w:sz w:val="20"/>
        </w:rPr>
      </w:pPr>
      <w:ins w:id="2921" w:author="Stephen McGough" w:date="2008-07-08T10:59:00Z">
        <w:r w:rsidRPr="00581E87">
          <w:rPr>
            <w:sz w:val="20"/>
          </w:rPr>
          <w:fldChar w:fldCharType="begin"/>
        </w:r>
        <w:r w:rsidR="000F06DC" w:rsidRPr="00581E87">
          <w:rPr>
            <w:sz w:val="20"/>
          </w:rPr>
          <w:instrText xml:space="preserve"> HYPERLINK "http://svn.nordugrid.org/trac/nordugrid/browser/arc1/trunk/src/hed/libs/client"</w:instrText>
        </w:r>
        <w:r w:rsidRPr="00581E87">
          <w:rPr>
            <w:sz w:val="20"/>
          </w:rPr>
          <w:fldChar w:fldCharType="separate"/>
        </w:r>
        <w:r w:rsidR="000F06DC" w:rsidRPr="00581E87">
          <w:rPr>
            <w:sz w:val="20"/>
          </w:rPr>
          <w:t>http://svn.nordugrid.org/trac/nordugrid/browser/arc1/trunk/src/hed/libs/client</w:t>
        </w:r>
        <w:r w:rsidRPr="00581E87">
          <w:rPr>
            <w:sz w:val="20"/>
          </w:rPr>
          <w:fldChar w:fldCharType="end"/>
        </w:r>
      </w:ins>
    </w:p>
    <w:p w:rsidR="000F06DC" w:rsidRDefault="000F06DC" w:rsidP="000F06DC">
      <w:pPr>
        <w:numPr>
          <w:ins w:id="2922" w:author="Stephen McGough" w:date="2008-07-08T10:59:00Z"/>
        </w:numPr>
        <w:rPr>
          <w:ins w:id="2923" w:author="Stephen McGough" w:date="2008-07-08T10:59:00Z"/>
        </w:rPr>
      </w:pPr>
    </w:p>
    <w:p w:rsidR="000F06DC" w:rsidRDefault="000F06DC" w:rsidP="00581E87">
      <w:pPr>
        <w:pStyle w:val="AppendixL3"/>
        <w:numPr>
          <w:numberingChange w:id="2924" w:author="Stephen McGough" w:date="2008-07-08T13:07:00Z" w:original="%1:3:0:.%2:8:0:.%3:5:0:"/>
        </w:numPr>
        <w:rPr>
          <w:ins w:id="2925" w:author="Stephen McGough" w:date="2008-07-08T10:59:00Z"/>
        </w:rPr>
      </w:pPr>
      <w:ins w:id="2926" w:author="Stephen McGough" w:date="2008-07-08T10:59:00Z">
        <w:r>
          <w:t>Enhancements:</w:t>
        </w:r>
      </w:ins>
    </w:p>
    <w:p w:rsidR="000F06DC" w:rsidRDefault="000F06DC" w:rsidP="000F06DC">
      <w:pPr>
        <w:numPr>
          <w:ins w:id="2927" w:author="Stephen McGough" w:date="2008-07-08T10:59:00Z"/>
        </w:numPr>
        <w:rPr>
          <w:ins w:id="2928" w:author="Stephen McGough" w:date="2008-07-08T10:59:00Z"/>
          <w:i/>
        </w:rPr>
      </w:pPr>
    </w:p>
    <w:p w:rsidR="000F06DC" w:rsidRPr="00581E87" w:rsidRDefault="000F06DC" w:rsidP="000F06DC">
      <w:pPr>
        <w:numPr>
          <w:ins w:id="2929" w:author="Stephen McGough" w:date="2008-07-08T10:59:00Z"/>
        </w:numPr>
        <w:jc w:val="both"/>
        <w:rPr>
          <w:ins w:id="2930" w:author="Stephen McGough" w:date="2008-07-08T10:59:00Z"/>
          <w:sz w:val="20"/>
        </w:rPr>
      </w:pPr>
      <w:ins w:id="2931" w:author="Stephen McGough" w:date="2008-07-08T10:59:00Z">
        <w:r w:rsidRPr="00581E87">
          <w:rPr>
            <w:sz w:val="20"/>
          </w:rPr>
          <w:t xml:space="preserve">To overcome the limited scope of JSDL version 1.0 NorduGrid found necessary the introduction of the following extensions: jsdl-arc:CredentialServer, jsdl-arc:RemoteLogging, jsdl-arc:Reruns, jsdl-arc:Notify, jsdl-arc:ProcessingStartTime, jsdl-arc:AccessControl, jsdl-arc:LocalLogging within the JobDescription element. The jsdl-arc:GridTimeLimit, jsdl-arc:RunTimeEnvironment, jsdl-arc:Middleware, jsdl-arc:CandidateTarget with jsdl-arc:HostName and jsdl-arc:QueueName, jsdl-arc:SessionFileTimePart of the Resources element. And the DataStaging element was extended by the jsdl-arc:IsExecutable subelement. Other elements: jsdl-arc:ProcessingStartTime and jsdl-arc:GridTimeLimit. </w:t>
        </w:r>
      </w:ins>
    </w:p>
    <w:p w:rsidR="000F06DC" w:rsidRPr="00581E87" w:rsidRDefault="000F06DC" w:rsidP="000F06DC">
      <w:pPr>
        <w:numPr>
          <w:ins w:id="2932" w:author="Stephen McGough" w:date="2008-07-08T10:59:00Z"/>
        </w:numPr>
        <w:jc w:val="both"/>
        <w:rPr>
          <w:ins w:id="2933" w:author="Stephen McGough" w:date="2008-07-08T10:59:00Z"/>
          <w:sz w:val="20"/>
        </w:rPr>
      </w:pPr>
    </w:p>
    <w:p w:rsidR="000F06DC" w:rsidRPr="00581E87" w:rsidRDefault="000F06DC" w:rsidP="000F06DC">
      <w:pPr>
        <w:numPr>
          <w:ins w:id="2934" w:author="Stephen McGough" w:date="2008-07-08T10:59:00Z"/>
        </w:numPr>
        <w:jc w:val="both"/>
        <w:rPr>
          <w:ins w:id="2935" w:author="Stephen McGough" w:date="2008-07-08T10:59:00Z"/>
          <w:sz w:val="20"/>
        </w:rPr>
      </w:pPr>
      <w:ins w:id="2936" w:author="Stephen McGough" w:date="2008-07-08T10:59:00Z">
        <w:r w:rsidRPr="00581E87">
          <w:rPr>
            <w:sz w:val="20"/>
          </w:rPr>
          <w:t xml:space="preserve">The NorduGrid extensions, the xRSL to JSDL mapping, are described in the NorduGrid manual (NORDUGRID-MANUAL-4): </w:t>
        </w:r>
      </w:ins>
    </w:p>
    <w:p w:rsidR="000F06DC" w:rsidRPr="00581E87" w:rsidRDefault="000F06DC" w:rsidP="000F06DC">
      <w:pPr>
        <w:numPr>
          <w:ins w:id="2937" w:author="Stephen McGough" w:date="2008-07-08T10:59:00Z"/>
        </w:numPr>
        <w:jc w:val="both"/>
        <w:rPr>
          <w:ins w:id="2938" w:author="Stephen McGough" w:date="2008-07-08T10:59:00Z"/>
          <w:sz w:val="20"/>
        </w:rPr>
      </w:pPr>
    </w:p>
    <w:p w:rsidR="000F06DC" w:rsidRPr="00581E87" w:rsidRDefault="0032616F" w:rsidP="000F06DC">
      <w:pPr>
        <w:numPr>
          <w:ins w:id="2939" w:author="Stephen McGough" w:date="2008-07-08T10:59:00Z"/>
        </w:numPr>
        <w:rPr>
          <w:ins w:id="2940" w:author="Stephen McGough" w:date="2008-07-08T10:59:00Z"/>
          <w:sz w:val="20"/>
        </w:rPr>
      </w:pPr>
      <w:ins w:id="2941" w:author="Stephen McGough" w:date="2008-07-08T10:59:00Z">
        <w:r w:rsidRPr="00581E87">
          <w:rPr>
            <w:sz w:val="20"/>
          </w:rPr>
          <w:fldChar w:fldCharType="begin"/>
        </w:r>
        <w:r w:rsidR="000F06DC" w:rsidRPr="00581E87">
          <w:rPr>
            <w:sz w:val="20"/>
          </w:rPr>
          <w:instrText xml:space="preserve"> HYPERLINK "http://www.nordugrid.org/documents/xrsl.pdf"</w:instrText>
        </w:r>
        <w:r w:rsidRPr="00581E87">
          <w:rPr>
            <w:sz w:val="20"/>
          </w:rPr>
          <w:fldChar w:fldCharType="separate"/>
        </w:r>
        <w:r w:rsidR="000F06DC" w:rsidRPr="00581E87">
          <w:rPr>
            <w:sz w:val="20"/>
          </w:rPr>
          <w:t>http://www.nordugrid.org/documents/xrsl.pdf</w:t>
        </w:r>
        <w:r w:rsidRPr="00581E87">
          <w:rPr>
            <w:sz w:val="20"/>
          </w:rPr>
          <w:fldChar w:fldCharType="end"/>
        </w:r>
      </w:ins>
    </w:p>
    <w:p w:rsidR="0032616F" w:rsidRDefault="000F06DC">
      <w:pPr>
        <w:pStyle w:val="AppendixL3"/>
        <w:numPr>
          <w:numberingChange w:id="2942" w:author="Stephen McGough" w:date="2008-07-08T13:09:00Z" w:original="%1:3:0:.%2:8:0:.%3:6:0:"/>
        </w:numPr>
        <w:rPr>
          <w:ins w:id="2943" w:author="Stephen McGough" w:date="2008-07-08T10:59:00Z"/>
        </w:rPr>
      </w:pPr>
      <w:ins w:id="2944" w:author="Stephen McGough" w:date="2008-07-08T10:59:00Z">
        <w:r>
          <w:t>Participation in interoperability tests:</w:t>
        </w:r>
      </w:ins>
    </w:p>
    <w:p w:rsidR="000F06DC" w:rsidRDefault="000F06DC" w:rsidP="000F06DC">
      <w:pPr>
        <w:numPr>
          <w:ins w:id="2945" w:author="Stephen McGough" w:date="2008-07-08T10:59:00Z"/>
        </w:numPr>
        <w:rPr>
          <w:ins w:id="2946" w:author="Stephen McGough" w:date="2008-07-08T10:59:00Z"/>
          <w:i/>
        </w:rPr>
      </w:pPr>
    </w:p>
    <w:p w:rsidR="000F06DC" w:rsidRPr="00581E87" w:rsidRDefault="000F06DC" w:rsidP="000F06DC">
      <w:pPr>
        <w:numPr>
          <w:ins w:id="2947" w:author="Stephen McGough" w:date="2008-07-08T10:59:00Z"/>
        </w:numPr>
        <w:rPr>
          <w:ins w:id="2948" w:author="Stephen McGough" w:date="2008-07-08T10:59:00Z"/>
          <w:sz w:val="20"/>
        </w:rPr>
      </w:pPr>
      <w:ins w:id="2949" w:author="Stephen McGough" w:date="2008-07-08T10:59:00Z">
        <w:r w:rsidRPr="00581E87">
          <w:rPr>
            <w:sz w:val="20"/>
          </w:rPr>
          <w:t xml:space="preserve">SC07 interoperability test: </w:t>
        </w:r>
      </w:ins>
    </w:p>
    <w:p w:rsidR="000F06DC" w:rsidRPr="00581E87" w:rsidRDefault="0032616F" w:rsidP="000F06DC">
      <w:pPr>
        <w:numPr>
          <w:ins w:id="2950" w:author="Stephen McGough" w:date="2008-07-08T10:59:00Z"/>
        </w:numPr>
        <w:rPr>
          <w:ins w:id="2951" w:author="Stephen McGough" w:date="2008-07-08T10:59:00Z"/>
          <w:sz w:val="20"/>
        </w:rPr>
      </w:pPr>
      <w:ins w:id="2952" w:author="Stephen McGough" w:date="2008-07-08T10:59:00Z">
        <w:r w:rsidRPr="00581E87">
          <w:rPr>
            <w:sz w:val="20"/>
          </w:rPr>
          <w:fldChar w:fldCharType="begin"/>
        </w:r>
        <w:r w:rsidR="000F06DC" w:rsidRPr="00581E87">
          <w:rPr>
            <w:sz w:val="20"/>
          </w:rPr>
          <w:instrText xml:space="preserve"> HYPERLINK "http://forge.ogf.org/sf/wiki/do/viewPage/projects.ogsa-hpcp-wg/wiki/SC07Demos"</w:instrText>
        </w:r>
        <w:r w:rsidRPr="00581E87">
          <w:rPr>
            <w:sz w:val="20"/>
          </w:rPr>
          <w:fldChar w:fldCharType="separate"/>
        </w:r>
        <w:r w:rsidR="000F06DC" w:rsidRPr="00581E87">
          <w:rPr>
            <w:rStyle w:val="Hyperlink"/>
            <w:sz w:val="20"/>
          </w:rPr>
          <w:t>http://forge.ogf.org/sf/wiki/do/viewPage/projects.ogsa-hpcp-wg/wiki/SC07Demos</w:t>
        </w:r>
        <w:r w:rsidRPr="00581E87">
          <w:rPr>
            <w:sz w:val="20"/>
          </w:rPr>
          <w:fldChar w:fldCharType="end"/>
        </w:r>
      </w:ins>
    </w:p>
    <w:p w:rsidR="000F06DC" w:rsidRPr="00581E87" w:rsidRDefault="0032616F" w:rsidP="000F06DC">
      <w:pPr>
        <w:numPr>
          <w:ins w:id="2953" w:author="Stephen McGough" w:date="2008-07-08T10:59:00Z"/>
        </w:numPr>
        <w:rPr>
          <w:ins w:id="2954" w:author="Stephen McGough" w:date="2008-07-08T10:59:00Z"/>
          <w:sz w:val="20"/>
        </w:rPr>
      </w:pPr>
      <w:ins w:id="2955" w:author="Stephen McGough" w:date="2008-07-08T10:59:00Z">
        <w:r w:rsidRPr="00581E87">
          <w:rPr>
            <w:sz w:val="20"/>
          </w:rPr>
          <w:fldChar w:fldCharType="begin"/>
        </w:r>
        <w:r w:rsidR="000F06DC" w:rsidRPr="00581E87">
          <w:rPr>
            <w:sz w:val="20"/>
          </w:rPr>
          <w:instrText xml:space="preserve"> HYPERLINK "http://forge.ogf.org/sf/wiki/do/viewPage/projects.ogsa-hpcp-wg/wiki/SC07Demos"</w:instrText>
        </w:r>
        <w:r w:rsidRPr="00581E87">
          <w:rPr>
            <w:sz w:val="20"/>
          </w:rPr>
          <w:fldChar w:fldCharType="separate"/>
        </w:r>
        <w:r w:rsidR="000F06DC" w:rsidRPr="00581E87">
          <w:rPr>
            <w:sz w:val="20"/>
          </w:rPr>
          <w:t>http://forge.ogf.org/sf/wiki/do/viewPage/projects.ogsa-hpcp-wg/wiki/SC07Demos</w:t>
        </w:r>
        <w:r w:rsidRPr="00581E87">
          <w:rPr>
            <w:sz w:val="20"/>
          </w:rPr>
          <w:fldChar w:fldCharType="end"/>
        </w:r>
      </w:ins>
    </w:p>
    <w:p w:rsidR="000F06DC" w:rsidRPr="00581E87" w:rsidRDefault="000F06DC" w:rsidP="000F06DC">
      <w:pPr>
        <w:numPr>
          <w:ins w:id="2956" w:author="Stephen McGough" w:date="2008-07-08T10:59:00Z"/>
        </w:numPr>
        <w:rPr>
          <w:ins w:id="2957" w:author="Stephen McGough" w:date="2008-07-08T10:59:00Z"/>
          <w:sz w:val="20"/>
        </w:rPr>
      </w:pPr>
    </w:p>
    <w:p w:rsidR="000F06DC" w:rsidRPr="00581E87" w:rsidRDefault="000F06DC" w:rsidP="000F06DC">
      <w:pPr>
        <w:numPr>
          <w:ins w:id="2958" w:author="Stephen McGough" w:date="2008-07-08T10:59:00Z"/>
        </w:numPr>
        <w:rPr>
          <w:ins w:id="2959" w:author="Stephen McGough" w:date="2008-07-08T10:59:00Z"/>
          <w:sz w:val="20"/>
        </w:rPr>
      </w:pPr>
      <w:ins w:id="2960" w:author="Stephen McGough" w:date="2008-07-08T10:59:00Z">
        <w:r w:rsidRPr="00581E87">
          <w:rPr>
            <w:sz w:val="20"/>
          </w:rPr>
          <w:t xml:space="preserve">OGF23 exercise/interoperability test: </w:t>
        </w:r>
      </w:ins>
    </w:p>
    <w:p w:rsidR="000F06DC" w:rsidRPr="00581E87" w:rsidRDefault="0032616F" w:rsidP="000F06DC">
      <w:pPr>
        <w:numPr>
          <w:ins w:id="2961" w:author="Stephen McGough" w:date="2008-07-08T10:59:00Z"/>
        </w:numPr>
        <w:rPr>
          <w:ins w:id="2962" w:author="Stephen McGough" w:date="2008-07-08T10:59:00Z"/>
          <w:sz w:val="20"/>
        </w:rPr>
      </w:pPr>
      <w:ins w:id="2963" w:author="Stephen McGough" w:date="2008-07-08T10:59:00Z">
        <w:r w:rsidRPr="00581E87">
          <w:rPr>
            <w:sz w:val="20"/>
          </w:rPr>
          <w:fldChar w:fldCharType="begin"/>
        </w:r>
        <w:r w:rsidR="000F06DC" w:rsidRPr="00581E87">
          <w:rPr>
            <w:sz w:val="20"/>
          </w:rPr>
          <w:instrText xml:space="preserve"> HYPERLINK "http://ogf.org/gf/event_schedule/index.php?id=1369"</w:instrText>
        </w:r>
        <w:r w:rsidRPr="00581E87">
          <w:rPr>
            <w:sz w:val="20"/>
          </w:rPr>
          <w:fldChar w:fldCharType="separate"/>
        </w:r>
        <w:r w:rsidR="000F06DC" w:rsidRPr="00581E87">
          <w:rPr>
            <w:rStyle w:val="Hyperlink"/>
            <w:sz w:val="20"/>
          </w:rPr>
          <w:t>http://ogf.org/gf/event_schedule/index.php?id=1369</w:t>
        </w:r>
        <w:r w:rsidRPr="00581E87">
          <w:rPr>
            <w:sz w:val="20"/>
          </w:rPr>
          <w:fldChar w:fldCharType="end"/>
        </w:r>
      </w:ins>
    </w:p>
    <w:p w:rsidR="000F06DC" w:rsidRPr="00581E87" w:rsidRDefault="0032616F" w:rsidP="000F06DC">
      <w:pPr>
        <w:numPr>
          <w:ins w:id="2964" w:author="Stephen McGough" w:date="2008-07-08T10:59:00Z"/>
        </w:numPr>
        <w:rPr>
          <w:ins w:id="2965" w:author="Stephen McGough" w:date="2008-07-08T10:59:00Z"/>
          <w:i/>
          <w:sz w:val="20"/>
        </w:rPr>
      </w:pPr>
      <w:ins w:id="2966" w:author="Stephen McGough" w:date="2008-07-08T10:59:00Z">
        <w:r w:rsidRPr="00581E87">
          <w:rPr>
            <w:sz w:val="20"/>
          </w:rPr>
          <w:fldChar w:fldCharType="begin"/>
        </w:r>
        <w:r w:rsidR="000F06DC" w:rsidRPr="00581E87">
          <w:rPr>
            <w:sz w:val="20"/>
          </w:rPr>
          <w:instrText xml:space="preserve"> HYPERLINK "http://ogf.org/gf/event_schedule/index.php?id=1369"</w:instrText>
        </w:r>
        <w:r w:rsidRPr="00581E87">
          <w:rPr>
            <w:sz w:val="20"/>
          </w:rPr>
          <w:fldChar w:fldCharType="separate"/>
        </w:r>
        <w:r w:rsidR="000F06DC" w:rsidRPr="00581E87">
          <w:rPr>
            <w:sz w:val="20"/>
          </w:rPr>
          <w:t>http://ogf.org/gf/event_schedule/index.php?id=1369</w:t>
        </w:r>
        <w:r w:rsidRPr="00581E87">
          <w:rPr>
            <w:sz w:val="20"/>
          </w:rPr>
          <w:fldChar w:fldCharType="end"/>
        </w:r>
      </w:ins>
    </w:p>
    <w:p w:rsidR="000F06DC" w:rsidRDefault="000F06DC" w:rsidP="000F06DC">
      <w:pPr>
        <w:numPr>
          <w:ins w:id="2967" w:author="Stephen McGough" w:date="2008-07-08T10:59:00Z"/>
        </w:numPr>
        <w:rPr>
          <w:ins w:id="2968" w:author="Stephen McGough" w:date="2008-07-08T10:59:00Z"/>
          <w:i/>
        </w:rPr>
      </w:pPr>
      <w:ins w:id="2969" w:author="Stephen McGough" w:date="2008-07-08T10:59:00Z">
        <w:r>
          <w:rPr>
            <w:i/>
          </w:rPr>
          <w:t xml:space="preserve"> </w:t>
        </w:r>
      </w:ins>
    </w:p>
    <w:p w:rsidR="0032616F" w:rsidRDefault="000F06DC">
      <w:pPr>
        <w:pStyle w:val="AppendixL3"/>
        <w:numPr>
          <w:numberingChange w:id="2970" w:author="Stephen McGough" w:date="2008-07-08T13:09:00Z" w:original="%1:3:0:.%2:8:0:.%3:7:0:"/>
        </w:numPr>
        <w:rPr>
          <w:ins w:id="2971" w:author="Stephen McGough" w:date="2008-07-08T10:59:00Z"/>
        </w:rPr>
      </w:pPr>
      <w:ins w:id="2972" w:author="Stephen McGough" w:date="2008-07-08T10:59:00Z">
        <w:r>
          <w:t>Security:</w:t>
        </w:r>
      </w:ins>
    </w:p>
    <w:p w:rsidR="000F06DC" w:rsidRDefault="000F06DC" w:rsidP="000F06DC">
      <w:pPr>
        <w:numPr>
          <w:ins w:id="2973" w:author="Stephen McGough" w:date="2008-07-08T10:59:00Z"/>
        </w:numPr>
        <w:rPr>
          <w:ins w:id="2974" w:author="Stephen McGough" w:date="2008-07-08T10:59:00Z"/>
          <w:i/>
        </w:rPr>
      </w:pPr>
    </w:p>
    <w:p w:rsidR="000F06DC" w:rsidRPr="00581E87" w:rsidRDefault="000F06DC" w:rsidP="000F06DC">
      <w:pPr>
        <w:numPr>
          <w:ins w:id="2975" w:author="Stephen McGough" w:date="2008-07-08T10:59:00Z"/>
        </w:numPr>
        <w:jc w:val="both"/>
        <w:rPr>
          <w:ins w:id="2976" w:author="Stephen McGough" w:date="2008-07-08T10:59:00Z"/>
          <w:sz w:val="20"/>
        </w:rPr>
      </w:pPr>
      <w:ins w:id="2977" w:author="Stephen McGough" w:date="2008-07-08T10:59:00Z">
        <w:r w:rsidRPr="00581E87">
          <w:rPr>
            <w:sz w:val="20"/>
          </w:rPr>
          <w:t xml:space="preserve">In general, both transport level security and message level security are developed and supported by ARC1. For transport level security, TLS/SSL is supported by implementing a pluggable component for communication processing in transport level. For message level security, two WS-Security specific profiles (UsernameToken and X509Token) are developed for SOAP message level authentication, integrity and confidentiality, the SAMLToken could be available later. </w:t>
        </w:r>
      </w:ins>
    </w:p>
    <w:p w:rsidR="000F06DC" w:rsidRPr="00581E87" w:rsidRDefault="000F06DC" w:rsidP="000F06DC">
      <w:pPr>
        <w:numPr>
          <w:ins w:id="2978" w:author="Stephen McGough" w:date="2008-07-08T10:59:00Z"/>
        </w:numPr>
        <w:jc w:val="both"/>
        <w:rPr>
          <w:ins w:id="2979" w:author="Stephen McGough" w:date="2008-07-08T10:59:00Z"/>
          <w:sz w:val="20"/>
        </w:rPr>
      </w:pPr>
    </w:p>
    <w:p w:rsidR="000F06DC" w:rsidRPr="00581E87" w:rsidRDefault="000F06DC" w:rsidP="000F06DC">
      <w:pPr>
        <w:numPr>
          <w:ins w:id="2980" w:author="Stephen McGough" w:date="2008-07-08T10:59:00Z"/>
        </w:numPr>
        <w:jc w:val="both"/>
        <w:rPr>
          <w:ins w:id="2981" w:author="Stephen McGough" w:date="2008-07-08T10:59:00Z"/>
          <w:sz w:val="20"/>
        </w:rPr>
      </w:pPr>
      <w:ins w:id="2982" w:author="Stephen McGough" w:date="2008-07-08T10:59:00Z">
        <w:r w:rsidRPr="00581E87">
          <w:rPr>
            <w:sz w:val="20"/>
          </w:rPr>
          <w:t xml:space="preserve">ARC1 does not include any security information in JSDL document so far. JSDL is supposed to be one part of SOAP body, so it is not necessary to consider security specifically for JSDL while we already have message level and transport level security. </w:t>
        </w:r>
      </w:ins>
    </w:p>
    <w:p w:rsidR="000F06DC" w:rsidRDefault="000F06DC">
      <w:pPr>
        <w:numPr>
          <w:ins w:id="2983" w:author="Stephen McGough" w:date="2008-07-08T12:01:00Z"/>
        </w:numPr>
        <w:rPr>
          <w:ins w:id="2984" w:author="Stephen McGough" w:date="2008-07-08T12:01:00Z"/>
          <w:rFonts w:cs="Arial"/>
          <w:sz w:val="20"/>
          <w:szCs w:val="20"/>
          <w:lang w:eastAsia="ja-JP"/>
        </w:rPr>
      </w:pPr>
    </w:p>
    <w:p w:rsidR="00512C8F" w:rsidRDefault="00512C8F">
      <w:pPr>
        <w:numPr>
          <w:ins w:id="2985" w:author="Stephen McGough" w:date="2008-07-08T12:01:00Z"/>
        </w:numPr>
        <w:rPr>
          <w:ins w:id="2986" w:author="Stephen McGough" w:date="2008-07-08T12:01:00Z"/>
          <w:rFonts w:cs="Arial"/>
          <w:sz w:val="20"/>
          <w:szCs w:val="20"/>
          <w:lang w:eastAsia="ja-JP"/>
        </w:rPr>
      </w:pPr>
    </w:p>
    <w:p w:rsidR="00512C8F" w:rsidRDefault="00512C8F" w:rsidP="00F10F3C">
      <w:pPr>
        <w:pStyle w:val="AppendixL2"/>
        <w:numPr>
          <w:numberingChange w:id="2987" w:author="Stephen McGough" w:date="2008-07-08T12:01:00Z" w:original="Appendix %1:3:0:.%2:10:0:"/>
        </w:numPr>
        <w:rPr>
          <w:ins w:id="2988" w:author="Stephen McGough" w:date="2008-07-08T12:01:00Z"/>
        </w:rPr>
      </w:pPr>
      <w:bookmarkStart w:id="2989" w:name="_Toc77141883"/>
      <w:ins w:id="2990" w:author="Stephen McGough" w:date="2008-07-08T12:01:00Z">
        <w:r>
          <w:t>GIRA</w:t>
        </w:r>
        <w:bookmarkEnd w:id="2989"/>
      </w:ins>
    </w:p>
    <w:p w:rsidR="00512C8F" w:rsidRPr="00F10F3C" w:rsidRDefault="00512C8F" w:rsidP="00512C8F">
      <w:pPr>
        <w:numPr>
          <w:ins w:id="2991" w:author="Stephen McGough" w:date="2008-07-08T12:01:00Z"/>
        </w:numPr>
        <w:rPr>
          <w:ins w:id="2992" w:author="Stephen McGough" w:date="2008-07-08T12:01:00Z"/>
          <w:sz w:val="20"/>
          <w:szCs w:val="28"/>
        </w:rPr>
      </w:pPr>
      <w:ins w:id="2993" w:author="Stephen McGough" w:date="2008-07-08T12:01:00Z">
        <w:r w:rsidRPr="00F10F3C">
          <w:rPr>
            <w:i/>
            <w:sz w:val="20"/>
            <w:szCs w:val="28"/>
          </w:rPr>
          <w:t>Contact: Mike Boniface</w:t>
        </w:r>
      </w:ins>
    </w:p>
    <w:p w:rsidR="00512C8F" w:rsidRPr="00F10F3C" w:rsidRDefault="00512C8F" w:rsidP="00512C8F">
      <w:pPr>
        <w:numPr>
          <w:ins w:id="2994" w:author="Stephen McGough" w:date="2008-07-08T12:01:00Z"/>
        </w:numPr>
        <w:rPr>
          <w:ins w:id="2995" w:author="Stephen McGough" w:date="2008-07-08T12:01:00Z"/>
          <w:i/>
          <w:sz w:val="20"/>
          <w:szCs w:val="28"/>
        </w:rPr>
      </w:pPr>
      <w:ins w:id="2996" w:author="Stephen McGough" w:date="2008-07-08T12:01:00Z">
        <w:r w:rsidRPr="00F10F3C">
          <w:rPr>
            <w:i/>
            <w:sz w:val="20"/>
            <w:szCs w:val="28"/>
          </w:rPr>
          <w:t>Date:6</w:t>
        </w:r>
        <w:r w:rsidRPr="00F10F3C">
          <w:rPr>
            <w:i/>
            <w:sz w:val="20"/>
            <w:szCs w:val="28"/>
            <w:vertAlign w:val="superscript"/>
          </w:rPr>
          <w:t>th</w:t>
        </w:r>
        <w:r w:rsidRPr="00F10F3C">
          <w:rPr>
            <w:i/>
            <w:sz w:val="20"/>
            <w:szCs w:val="28"/>
          </w:rPr>
          <w:t xml:space="preserve"> July 2008      </w:t>
        </w:r>
      </w:ins>
    </w:p>
    <w:p w:rsidR="0032616F" w:rsidRDefault="00512C8F">
      <w:pPr>
        <w:pStyle w:val="AppendixL3"/>
        <w:numPr>
          <w:ilvl w:val="2"/>
          <w:numId w:val="48"/>
          <w:numberingChange w:id="2997" w:author="Stephen McGough" w:date="2008-07-08T13:09:00Z" w:original="%1:3:0:.%2:8:0:.%3:1:0:"/>
        </w:numPr>
        <w:rPr>
          <w:ins w:id="2998" w:author="Stephen McGough" w:date="2008-07-08T12:01:00Z"/>
        </w:rPr>
      </w:pPr>
      <w:ins w:id="2999" w:author="Stephen McGough" w:date="2008-07-08T12:01:00Z">
        <w:r>
          <w:t>Introduction</w:t>
        </w:r>
      </w:ins>
    </w:p>
    <w:p w:rsidR="00512C8F" w:rsidRPr="00AB21E5" w:rsidRDefault="00512C8F" w:rsidP="00512C8F">
      <w:pPr>
        <w:numPr>
          <w:ins w:id="3000" w:author="Stephen McGough" w:date="2008-07-08T12:01:00Z"/>
        </w:numPr>
        <w:jc w:val="both"/>
        <w:rPr>
          <w:ins w:id="3001" w:author="Stephen McGough" w:date="2008-07-08T12:01:00Z"/>
          <w:sz w:val="20"/>
        </w:rPr>
      </w:pPr>
      <w:ins w:id="3002" w:author="Stephen McGough" w:date="2008-07-08T12:01:00Z">
        <w:r w:rsidRPr="00AB21E5">
          <w:rPr>
            <w:sz w:val="20"/>
          </w:rPr>
          <w:t>The GRIA Job service architecture is shown in the figure below. The diagram shows where JSDL is used between components and how underlying resource management platforms are integrated.</w:t>
        </w:r>
      </w:ins>
    </w:p>
    <w:p w:rsidR="00512C8F" w:rsidRDefault="00512C8F" w:rsidP="00512C8F">
      <w:pPr>
        <w:numPr>
          <w:ins w:id="3003" w:author="Stephen McGough" w:date="2008-07-08T12:01:00Z"/>
        </w:numPr>
        <w:rPr>
          <w:ins w:id="3004" w:author="Stephen McGough" w:date="2008-07-08T12:01:00Z"/>
        </w:rPr>
      </w:pPr>
    </w:p>
    <w:p w:rsidR="00512C8F" w:rsidRDefault="006C76D5" w:rsidP="00512C8F">
      <w:pPr>
        <w:numPr>
          <w:ins w:id="3005" w:author="Stephen McGough" w:date="2008-07-08T12:01:00Z"/>
        </w:numPr>
        <w:rPr>
          <w:ins w:id="3006" w:author="Stephen McGough" w:date="2008-07-08T12:01:00Z"/>
        </w:rPr>
      </w:pPr>
      <w:ins w:id="3007" w:author="Stephen McGough" w:date="2008-07-08T12:01:00Z">
        <w:r w:rsidRPr="006C76D5">
          <w:rPr>
            <w:rFonts w:eastAsia="ＭＳ 明朝"/>
            <w:b/>
            <w:bCs/>
            <w:noProof/>
            <w:kern w:val="32"/>
            <w:sz w:val="16"/>
            <w:szCs w:val="16"/>
          </w:rPr>
          <w:drawing>
            <wp:inline distT="0" distB="0" distL="0" distR="0">
              <wp:extent cx="5463097" cy="4125404"/>
              <wp:effectExtent l="2540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5465873" cy="4127500"/>
                      </a:xfrm>
                      <a:prstGeom prst="rect">
                        <a:avLst/>
                      </a:prstGeom>
                      <a:noFill/>
                      <a:ln w="9525">
                        <a:noFill/>
                        <a:miter lim="800000"/>
                        <a:headEnd/>
                        <a:tailEnd/>
                      </a:ln>
                    </pic:spPr>
                  </pic:pic>
                </a:graphicData>
              </a:graphic>
            </wp:inline>
          </w:drawing>
        </w:r>
      </w:ins>
    </w:p>
    <w:p w:rsidR="00512C8F" w:rsidRDefault="00512C8F" w:rsidP="00512C8F">
      <w:pPr>
        <w:numPr>
          <w:ins w:id="3008" w:author="Stephen McGough" w:date="2008-07-08T12:01:00Z"/>
        </w:numPr>
        <w:rPr>
          <w:ins w:id="3009" w:author="Stephen McGough" w:date="2008-07-08T12:01:00Z"/>
        </w:rPr>
      </w:pPr>
    </w:p>
    <w:p w:rsidR="00512C8F" w:rsidRPr="00AB21E5" w:rsidRDefault="00512C8F" w:rsidP="00512C8F">
      <w:pPr>
        <w:numPr>
          <w:ins w:id="3010" w:author="Stephen McGough" w:date="2008-07-08T12:01:00Z"/>
        </w:numPr>
        <w:jc w:val="both"/>
        <w:rPr>
          <w:ins w:id="3011" w:author="Stephen McGough" w:date="2008-07-08T12:01:00Z"/>
          <w:sz w:val="20"/>
        </w:rPr>
      </w:pPr>
      <w:ins w:id="3012" w:author="Stephen McGough" w:date="2008-07-08T12:01:00Z">
        <w:r w:rsidRPr="00AB21E5">
          <w:rPr>
            <w:sz w:val="20"/>
          </w:rPr>
          <w:t>The JSDL specification has been developed from existing Grid middleware and resource management technologies. It therefore provides a good coverage of possible computational requirements but there are some implicit assumptions about the lifecycle of persistent entities related to jobs such as data and projects that had to be considered in GRIA.</w:t>
        </w:r>
      </w:ins>
    </w:p>
    <w:p w:rsidR="00512C8F" w:rsidRPr="00AB21E5" w:rsidRDefault="00512C8F" w:rsidP="00512C8F">
      <w:pPr>
        <w:numPr>
          <w:ins w:id="3013" w:author="Stephen McGough" w:date="2008-07-08T12:01:00Z"/>
        </w:numPr>
        <w:jc w:val="both"/>
        <w:rPr>
          <w:ins w:id="3014" w:author="Stephen McGough" w:date="2008-07-08T12:01:00Z"/>
          <w:sz w:val="20"/>
        </w:rPr>
      </w:pPr>
    </w:p>
    <w:p w:rsidR="00512C8F" w:rsidRPr="00AB21E5" w:rsidRDefault="00512C8F" w:rsidP="00512C8F">
      <w:pPr>
        <w:numPr>
          <w:ins w:id="3015" w:author="Stephen McGough" w:date="2008-07-08T12:01:00Z"/>
        </w:numPr>
        <w:jc w:val="both"/>
        <w:rPr>
          <w:ins w:id="3016" w:author="Stephen McGough" w:date="2008-07-08T12:01:00Z"/>
          <w:sz w:val="20"/>
        </w:rPr>
      </w:pPr>
      <w:ins w:id="3017" w:author="Stephen McGough" w:date="2008-07-08T12:01:00Z">
        <w:r w:rsidRPr="00AB21E5">
          <w:rPr>
            <w:sz w:val="20"/>
          </w:rPr>
          <w:t xml:space="preserve">JSDL assumes that users of a JSDL job service have access to a physical file systems mounted with the computational nodes and that data can persist on these file systems beyond the lifetime of the job. This implies that JSDL jobs can have persistent side affects and that there is a workflow that goes beyond JSDL’s staging in and staging out process. </w:t>
        </w:r>
      </w:ins>
    </w:p>
    <w:p w:rsidR="00512C8F" w:rsidRPr="00AB21E5" w:rsidRDefault="00512C8F" w:rsidP="00512C8F">
      <w:pPr>
        <w:numPr>
          <w:ins w:id="3018" w:author="Stephen McGough" w:date="2008-07-08T12:01:00Z"/>
        </w:numPr>
        <w:jc w:val="both"/>
        <w:rPr>
          <w:ins w:id="3019" w:author="Stephen McGough" w:date="2008-07-08T12:01:00Z"/>
          <w:sz w:val="20"/>
        </w:rPr>
      </w:pPr>
      <w:ins w:id="3020" w:author="Stephen McGough" w:date="2008-07-08T12:01:00Z">
        <w:r w:rsidRPr="00AB21E5">
          <w:rPr>
            <w:sz w:val="20"/>
          </w:rPr>
          <w:t xml:space="preserve">JSDL assumes that access to these “other” files systems can be achieved through different communicate layer (not specified) and access control is based on O/S account permissions associated with the executing job. The lifecycle, security and management of these side-effects are not covered by the specification. </w:t>
        </w:r>
      </w:ins>
    </w:p>
    <w:p w:rsidR="00512C8F" w:rsidRPr="00AB21E5" w:rsidRDefault="00512C8F" w:rsidP="00512C8F">
      <w:pPr>
        <w:numPr>
          <w:ins w:id="3021" w:author="Stephen McGough" w:date="2008-07-08T12:01:00Z"/>
        </w:numPr>
        <w:jc w:val="both"/>
        <w:rPr>
          <w:ins w:id="3022" w:author="Stephen McGough" w:date="2008-07-08T12:01:00Z"/>
          <w:sz w:val="20"/>
        </w:rPr>
      </w:pPr>
    </w:p>
    <w:p w:rsidR="00512C8F" w:rsidRPr="00AB21E5" w:rsidRDefault="00512C8F" w:rsidP="00512C8F">
      <w:pPr>
        <w:numPr>
          <w:ins w:id="3023" w:author="Stephen McGough" w:date="2008-07-08T12:01:00Z"/>
        </w:numPr>
        <w:jc w:val="both"/>
        <w:rPr>
          <w:ins w:id="3024" w:author="Stephen McGough" w:date="2008-07-08T12:01:00Z"/>
          <w:sz w:val="20"/>
        </w:rPr>
      </w:pPr>
      <w:ins w:id="3025" w:author="Stephen McGough" w:date="2008-07-08T12:01:00Z">
        <w:r w:rsidRPr="00AB21E5">
          <w:rPr>
            <w:sz w:val="20"/>
          </w:rPr>
          <w:t>The JSDL specification works if users are given O/S accounts on computational nodes and storage devices however we do not do this with GRIA’s Software-as-a-Service model. Therefore, we had to define a profile on JSDL that is acceptable for industry where the service provider runs jobs on the behalf of users and restrict the commands that can be executed based on requirements in the JSDL document (Application, SLA Metrics) rather than using the operating system commands. In addition, GRIA does not allow direct access to file systems but provides a logical mapping between EPRs and filenames. Therefore, data staging references needed to be extended to include references to EPRs.</w:t>
        </w:r>
      </w:ins>
    </w:p>
    <w:p w:rsidR="00512C8F" w:rsidRPr="00AB21E5" w:rsidRDefault="00512C8F" w:rsidP="00512C8F">
      <w:pPr>
        <w:numPr>
          <w:ins w:id="3026" w:author="Stephen McGough" w:date="2008-07-08T12:01:00Z"/>
        </w:numPr>
        <w:jc w:val="both"/>
        <w:rPr>
          <w:ins w:id="3027" w:author="Stephen McGough" w:date="2008-07-08T12:01:00Z"/>
          <w:sz w:val="20"/>
        </w:rPr>
      </w:pPr>
    </w:p>
    <w:p w:rsidR="00512C8F" w:rsidRPr="00AB21E5" w:rsidRDefault="00512C8F" w:rsidP="00512C8F">
      <w:pPr>
        <w:numPr>
          <w:ins w:id="3028" w:author="Stephen McGough" w:date="2008-07-08T12:01:00Z"/>
        </w:numPr>
        <w:jc w:val="both"/>
        <w:rPr>
          <w:ins w:id="3029" w:author="Stephen McGough" w:date="2008-07-08T12:01:00Z"/>
          <w:sz w:val="20"/>
        </w:rPr>
      </w:pPr>
      <w:ins w:id="3030" w:author="Stephen McGough" w:date="2008-07-08T12:01:00Z">
        <w:r w:rsidRPr="00AB21E5">
          <w:rPr>
            <w:sz w:val="20"/>
          </w:rPr>
          <w:t xml:space="preserve">GRIA’s job service needed to check the user’s usage requirements defined within the JSDL document against higher-level agreements (SLAs) to ensure that the user has sufficient resource to execute the job. Jobs could only be executed within a temporary “sandboxed” file space by the service provider. No O/S accounts are assigned to specific users and therefore persistent side-affects in file systems outside of the temporary space could not be supported. Input data should be staged in and output data staged out to managed storage locations that are either collocated with computational node or at a remote location. When a Job is destroyed the temporary space is deleted removing all associated data. </w:t>
        </w:r>
      </w:ins>
    </w:p>
    <w:p w:rsidR="00512C8F" w:rsidRPr="00AB21E5" w:rsidRDefault="00512C8F" w:rsidP="00512C8F">
      <w:pPr>
        <w:numPr>
          <w:ins w:id="3031" w:author="Stephen McGough" w:date="2008-07-08T12:01:00Z"/>
        </w:numPr>
        <w:jc w:val="both"/>
        <w:rPr>
          <w:ins w:id="3032" w:author="Stephen McGough" w:date="2008-07-08T12:01:00Z"/>
          <w:sz w:val="20"/>
        </w:rPr>
      </w:pPr>
    </w:p>
    <w:p w:rsidR="00512C8F" w:rsidRPr="00AB21E5" w:rsidRDefault="00512C8F" w:rsidP="00512C8F">
      <w:pPr>
        <w:numPr>
          <w:ins w:id="3033" w:author="Stephen McGough" w:date="2008-07-08T12:01:00Z"/>
        </w:numPr>
        <w:jc w:val="both"/>
        <w:rPr>
          <w:ins w:id="3034" w:author="Stephen McGough" w:date="2008-07-08T12:01:00Z"/>
          <w:sz w:val="20"/>
        </w:rPr>
      </w:pPr>
      <w:ins w:id="3035" w:author="Stephen McGough" w:date="2008-07-08T12:01:00Z">
        <w:r w:rsidRPr="00AB21E5">
          <w:rPr>
            <w:sz w:val="20"/>
          </w:rPr>
          <w:t>Considering these requirements, only the JSDL “TMP” file system types is supported rather than “SPOOL” or “NORMAL”, which can both be used to store data after job termination.</w:t>
        </w:r>
      </w:ins>
    </w:p>
    <w:p w:rsidR="00512C8F" w:rsidRPr="00AB21E5" w:rsidRDefault="00512C8F" w:rsidP="00512C8F">
      <w:pPr>
        <w:numPr>
          <w:ins w:id="3036" w:author="Stephen McGough" w:date="2008-07-08T12:01:00Z"/>
        </w:numPr>
        <w:jc w:val="both"/>
        <w:rPr>
          <w:ins w:id="3037" w:author="Stephen McGough" w:date="2008-07-08T12:01:00Z"/>
          <w:sz w:val="20"/>
        </w:rPr>
      </w:pPr>
    </w:p>
    <w:p w:rsidR="00512C8F" w:rsidRPr="00AB21E5" w:rsidRDefault="00512C8F" w:rsidP="00512C8F">
      <w:pPr>
        <w:numPr>
          <w:ins w:id="3038" w:author="Stephen McGough" w:date="2008-07-08T12:01:00Z"/>
        </w:numPr>
        <w:jc w:val="both"/>
        <w:rPr>
          <w:ins w:id="3039" w:author="Stephen McGough" w:date="2008-07-08T12:01:00Z"/>
          <w:sz w:val="20"/>
        </w:rPr>
      </w:pPr>
      <w:ins w:id="3040" w:author="Stephen McGough" w:date="2008-07-08T12:01:00Z">
        <w:r w:rsidRPr="00AB21E5">
          <w:rPr>
            <w:sz w:val="20"/>
          </w:rPr>
          <w:t>JSDL assumes that jobs can belong to a project; however, there are no details on how a service provider should support a project’s lifecycle or how to add a job to a project, therefore this is not supported</w:t>
        </w:r>
      </w:ins>
    </w:p>
    <w:p w:rsidR="00512C8F" w:rsidRPr="00AB21E5" w:rsidRDefault="00512C8F" w:rsidP="00512C8F">
      <w:pPr>
        <w:numPr>
          <w:ins w:id="3041" w:author="Stephen McGough" w:date="2008-07-08T12:01:00Z"/>
        </w:numPr>
        <w:jc w:val="both"/>
        <w:rPr>
          <w:ins w:id="3042" w:author="Stephen McGough" w:date="2008-07-08T12:01:00Z"/>
          <w:sz w:val="20"/>
        </w:rPr>
      </w:pPr>
    </w:p>
    <w:p w:rsidR="00512C8F" w:rsidRPr="00AB21E5" w:rsidRDefault="00512C8F" w:rsidP="00512C8F">
      <w:pPr>
        <w:numPr>
          <w:ins w:id="3043" w:author="Stephen McGough" w:date="2008-07-08T12:01:00Z"/>
        </w:numPr>
        <w:jc w:val="both"/>
        <w:rPr>
          <w:ins w:id="3044" w:author="Stephen McGough" w:date="2008-07-08T12:01:00Z"/>
          <w:sz w:val="20"/>
        </w:rPr>
      </w:pPr>
      <w:ins w:id="3045" w:author="Stephen McGough" w:date="2008-07-08T12:01:00Z">
        <w:r w:rsidRPr="00AB21E5">
          <w:rPr>
            <w:sz w:val="20"/>
          </w:rPr>
          <w:t>Apart from the restrictions defined above, JSDL provides a good specification for describing job requirements for GRIA applications. However, we note that focusing on just job submission rather than the definition of a “data processing workflow” means that data lifetime and relationship with other specifications initiatives such as OGSA-DAI needs to be resolved. We clearly need a specification that covers data processing, transfer and storage actions and is explicit about the lifecycle of all resources used.</w:t>
        </w:r>
      </w:ins>
    </w:p>
    <w:p w:rsidR="0032616F" w:rsidRDefault="00512C8F">
      <w:pPr>
        <w:pStyle w:val="AppendixL3"/>
        <w:numPr>
          <w:numberingChange w:id="3046" w:author="Stephen McGough" w:date="2008-07-08T13:13:00Z" w:original="%1:3:0:.%2:8:0:.%3:2:0:"/>
        </w:numPr>
        <w:rPr>
          <w:ins w:id="3047" w:author="Stephen McGough" w:date="2008-07-08T12:01:00Z"/>
        </w:rPr>
      </w:pPr>
      <w:ins w:id="3048" w:author="Stephen McGough" w:date="2008-07-08T12:01:00Z">
        <w:r>
          <w:t>Implemented JSDL Elements:</w:t>
        </w:r>
      </w:ins>
    </w:p>
    <w:tbl>
      <w:tblPr>
        <w:tblW w:w="0" w:type="auto"/>
        <w:tblInd w:w="-5" w:type="dxa"/>
        <w:tblLayout w:type="fixed"/>
        <w:tblLook w:val="0000"/>
      </w:tblPr>
      <w:tblGrid>
        <w:gridCol w:w="3888"/>
        <w:gridCol w:w="720"/>
        <w:gridCol w:w="540"/>
        <w:gridCol w:w="720"/>
        <w:gridCol w:w="3070"/>
      </w:tblGrid>
      <w:tr w:rsidR="00512C8F">
        <w:trPr>
          <w:tblHeader/>
          <w:ins w:id="3049" w:author="Stephen McGough" w:date="2008-07-08T12:01:00Z"/>
        </w:trPr>
        <w:tc>
          <w:tcPr>
            <w:tcW w:w="3888" w:type="dxa"/>
            <w:tcBorders>
              <w:top w:val="single" w:sz="4" w:space="0" w:color="000000"/>
              <w:left w:val="single" w:sz="4" w:space="0" w:color="000000"/>
              <w:bottom w:val="single" w:sz="4" w:space="0" w:color="000000"/>
            </w:tcBorders>
            <w:shd w:val="clear" w:color="auto" w:fill="F3F3F3"/>
          </w:tcPr>
          <w:p w:rsidR="00512C8F" w:rsidRPr="00AB21E5" w:rsidRDefault="00512C8F" w:rsidP="00025170">
            <w:pPr>
              <w:numPr>
                <w:ins w:id="3050" w:author="Stephen McGough" w:date="2008-07-08T12:01:00Z"/>
              </w:numPr>
              <w:rPr>
                <w:ins w:id="3051" w:author="Stephen McGough" w:date="2008-07-08T12:01:00Z"/>
                <w:sz w:val="18"/>
              </w:rPr>
            </w:pPr>
            <w:ins w:id="3052" w:author="Stephen McGough" w:date="2008-07-08T12:01:00Z">
              <w:r w:rsidRPr="00AB21E5">
                <w:rPr>
                  <w:sz w:val="18"/>
                </w:rPr>
                <w:t>JSDL Element</w:t>
              </w:r>
            </w:ins>
          </w:p>
        </w:tc>
        <w:tc>
          <w:tcPr>
            <w:tcW w:w="720" w:type="dxa"/>
            <w:tcBorders>
              <w:top w:val="single" w:sz="4" w:space="0" w:color="000000"/>
              <w:left w:val="single" w:sz="4" w:space="0" w:color="000000"/>
              <w:bottom w:val="single" w:sz="4" w:space="0" w:color="000000"/>
            </w:tcBorders>
            <w:shd w:val="clear" w:color="auto" w:fill="F3F3F3"/>
          </w:tcPr>
          <w:p w:rsidR="00512C8F" w:rsidRPr="00AB21E5" w:rsidRDefault="00512C8F" w:rsidP="00025170">
            <w:pPr>
              <w:numPr>
                <w:ins w:id="3053" w:author="Stephen McGough" w:date="2008-07-08T12:01:00Z"/>
              </w:numPr>
              <w:rPr>
                <w:ins w:id="3054" w:author="Stephen McGough" w:date="2008-07-08T12:01:00Z"/>
                <w:sz w:val="18"/>
              </w:rPr>
            </w:pPr>
            <w:ins w:id="3055"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shd w:val="clear" w:color="auto" w:fill="F3F3F3"/>
          </w:tcPr>
          <w:p w:rsidR="00512C8F" w:rsidRPr="00AB21E5" w:rsidRDefault="00512C8F" w:rsidP="00025170">
            <w:pPr>
              <w:numPr>
                <w:ins w:id="3056" w:author="Stephen McGough" w:date="2008-07-08T12:01:00Z"/>
              </w:numPr>
              <w:rPr>
                <w:ins w:id="3057" w:author="Stephen McGough" w:date="2008-07-08T12:01:00Z"/>
                <w:sz w:val="18"/>
              </w:rPr>
            </w:pPr>
            <w:ins w:id="3058" w:author="Stephen McGough" w:date="2008-07-08T12:01:00Z">
              <w:r w:rsidRPr="00AB21E5">
                <w:rPr>
                  <w:sz w:val="18"/>
                </w:rPr>
                <w:t>No</w:t>
              </w:r>
            </w:ins>
          </w:p>
        </w:tc>
        <w:tc>
          <w:tcPr>
            <w:tcW w:w="720" w:type="dxa"/>
            <w:tcBorders>
              <w:top w:val="single" w:sz="4" w:space="0" w:color="000000"/>
              <w:left w:val="single" w:sz="4" w:space="0" w:color="000000"/>
              <w:bottom w:val="single" w:sz="4" w:space="0" w:color="000000"/>
            </w:tcBorders>
            <w:shd w:val="clear" w:color="auto" w:fill="F3F3F3"/>
          </w:tcPr>
          <w:p w:rsidR="00512C8F" w:rsidRPr="00AB21E5" w:rsidRDefault="00512C8F" w:rsidP="00025170">
            <w:pPr>
              <w:numPr>
                <w:ins w:id="3059" w:author="Stephen McGough" w:date="2008-07-08T12:01:00Z"/>
              </w:numPr>
              <w:rPr>
                <w:ins w:id="3060" w:author="Stephen McGough" w:date="2008-07-08T12:01:00Z"/>
                <w:sz w:val="18"/>
              </w:rPr>
            </w:pPr>
            <w:ins w:id="3061" w:author="Stephen McGough" w:date="2008-07-08T12:01:00Z">
              <w:r w:rsidRPr="00AB21E5">
                <w:rPr>
                  <w:sz w:val="18"/>
                </w:rPr>
                <w:t>N/A</w:t>
              </w:r>
            </w:ins>
          </w:p>
        </w:tc>
        <w:tc>
          <w:tcPr>
            <w:tcW w:w="3070" w:type="dxa"/>
            <w:tcBorders>
              <w:top w:val="single" w:sz="4" w:space="0" w:color="000000"/>
              <w:left w:val="single" w:sz="4" w:space="0" w:color="000000"/>
              <w:bottom w:val="single" w:sz="4" w:space="0" w:color="000000"/>
              <w:right w:val="single" w:sz="4" w:space="0" w:color="000000"/>
            </w:tcBorders>
            <w:shd w:val="clear" w:color="auto" w:fill="F3F3F3"/>
          </w:tcPr>
          <w:p w:rsidR="00512C8F" w:rsidRPr="00AB21E5" w:rsidRDefault="00512C8F" w:rsidP="00025170">
            <w:pPr>
              <w:numPr>
                <w:ins w:id="3062" w:author="Stephen McGough" w:date="2008-07-08T12:01:00Z"/>
              </w:numPr>
              <w:rPr>
                <w:ins w:id="3063" w:author="Stephen McGough" w:date="2008-07-08T12:01:00Z"/>
                <w:sz w:val="18"/>
              </w:rPr>
            </w:pPr>
            <w:ins w:id="3064" w:author="Stephen McGough" w:date="2008-07-08T12:01:00Z">
              <w:r w:rsidRPr="00AB21E5">
                <w:rPr>
                  <w:sz w:val="18"/>
                </w:rPr>
                <w:t>Comments</w:t>
              </w:r>
            </w:ins>
          </w:p>
        </w:tc>
      </w:tr>
      <w:tr w:rsidR="00512C8F">
        <w:trPr>
          <w:ins w:id="306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066" w:author="Stephen McGough" w:date="2008-07-08T12:01:00Z"/>
              </w:numPr>
              <w:rPr>
                <w:ins w:id="3067" w:author="Stephen McGough" w:date="2008-07-08T12:01:00Z"/>
                <w:sz w:val="18"/>
              </w:rPr>
            </w:pPr>
            <w:ins w:id="3068" w:author="Stephen McGough" w:date="2008-07-08T12:01:00Z">
              <w:r w:rsidRPr="00AB21E5">
                <w:rPr>
                  <w:sz w:val="18"/>
                </w:rPr>
                <w:t xml:space="preserve">JobIdentification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069" w:author="Stephen McGough" w:date="2008-07-08T12:01:00Z"/>
              </w:numPr>
              <w:rPr>
                <w:ins w:id="3070" w:author="Stephen McGough" w:date="2008-07-08T12:01:00Z"/>
                <w:sz w:val="18"/>
              </w:rPr>
            </w:pPr>
            <w:ins w:id="3071"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072" w:author="Stephen McGough" w:date="2008-07-08T12:01:00Z"/>
              </w:numPr>
              <w:rPr>
                <w:ins w:id="3073"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074" w:author="Stephen McGough" w:date="2008-07-08T12:01:00Z"/>
              </w:numPr>
              <w:rPr>
                <w:ins w:id="3075"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076" w:author="Stephen McGough" w:date="2008-07-08T12:01:00Z"/>
              </w:numPr>
              <w:rPr>
                <w:ins w:id="3077" w:author="Stephen McGough" w:date="2008-07-08T12:01:00Z"/>
                <w:sz w:val="18"/>
                <w:szCs w:val="20"/>
              </w:rPr>
            </w:pPr>
          </w:p>
        </w:tc>
      </w:tr>
      <w:tr w:rsidR="00512C8F">
        <w:trPr>
          <w:ins w:id="3078"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079" w:author="Stephen McGough" w:date="2008-07-08T12:01:00Z"/>
              </w:numPr>
              <w:rPr>
                <w:ins w:id="3080" w:author="Stephen McGough" w:date="2008-07-08T12:01:00Z"/>
                <w:sz w:val="18"/>
              </w:rPr>
            </w:pPr>
            <w:ins w:id="3081" w:author="Stephen McGough" w:date="2008-07-08T12:01:00Z">
              <w:r w:rsidRPr="00AB21E5">
                <w:rPr>
                  <w:sz w:val="18"/>
                </w:rPr>
                <w:t xml:space="preserve">JobName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082" w:author="Stephen McGough" w:date="2008-07-08T12:01:00Z"/>
              </w:numPr>
              <w:rPr>
                <w:ins w:id="3083" w:author="Stephen McGough" w:date="2008-07-08T12:01:00Z"/>
                <w:sz w:val="18"/>
              </w:rPr>
            </w:pPr>
            <w:ins w:id="3084"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085" w:author="Stephen McGough" w:date="2008-07-08T12:01:00Z"/>
              </w:numPr>
              <w:rPr>
                <w:ins w:id="3086"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087" w:author="Stephen McGough" w:date="2008-07-08T12:01:00Z"/>
              </w:numPr>
              <w:rPr>
                <w:ins w:id="3088"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089" w:author="Stephen McGough" w:date="2008-07-08T12:01:00Z"/>
              </w:numPr>
              <w:rPr>
                <w:ins w:id="3090" w:author="Stephen McGough" w:date="2008-07-08T12:01:00Z"/>
                <w:sz w:val="18"/>
                <w:szCs w:val="20"/>
              </w:rPr>
            </w:pPr>
            <w:ins w:id="3091" w:author="Stephen McGough" w:date="2008-07-08T12:01:00Z">
              <w:r w:rsidRPr="00AB21E5">
                <w:rPr>
                  <w:sz w:val="18"/>
                  <w:szCs w:val="20"/>
                </w:rPr>
                <w:t>Used to set the label of the job resource that is created</w:t>
              </w:r>
            </w:ins>
          </w:p>
        </w:tc>
      </w:tr>
      <w:tr w:rsidR="00512C8F">
        <w:trPr>
          <w:ins w:id="3092"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093" w:author="Stephen McGough" w:date="2008-07-08T12:01:00Z"/>
              </w:numPr>
              <w:rPr>
                <w:ins w:id="3094" w:author="Stephen McGough" w:date="2008-07-08T12:01:00Z"/>
                <w:sz w:val="18"/>
              </w:rPr>
            </w:pPr>
            <w:ins w:id="3095" w:author="Stephen McGough" w:date="2008-07-08T12:01:00Z">
              <w:r w:rsidRPr="00AB21E5">
                <w:rPr>
                  <w:sz w:val="18"/>
                </w:rPr>
                <w:t xml:space="preserve">JobAnnotation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096" w:author="Stephen McGough" w:date="2008-07-08T12:01:00Z"/>
              </w:numPr>
              <w:rPr>
                <w:ins w:id="3097"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098" w:author="Stephen McGough" w:date="2008-07-08T12:01:00Z"/>
              </w:numPr>
              <w:rPr>
                <w:ins w:id="3099"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00" w:author="Stephen McGough" w:date="2008-07-08T12:01:00Z"/>
              </w:numPr>
              <w:rPr>
                <w:ins w:id="3101"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102" w:author="Stephen McGough" w:date="2008-07-08T12:01:00Z"/>
              </w:numPr>
              <w:rPr>
                <w:ins w:id="3103" w:author="Stephen McGough" w:date="2008-07-08T12:01:00Z"/>
                <w:sz w:val="18"/>
                <w:szCs w:val="20"/>
              </w:rPr>
            </w:pPr>
          </w:p>
        </w:tc>
      </w:tr>
      <w:tr w:rsidR="00512C8F">
        <w:trPr>
          <w:ins w:id="3104"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105" w:author="Stephen McGough" w:date="2008-07-08T12:01:00Z"/>
              </w:numPr>
              <w:rPr>
                <w:ins w:id="3106" w:author="Stephen McGough" w:date="2008-07-08T12:01:00Z"/>
                <w:sz w:val="18"/>
              </w:rPr>
            </w:pPr>
            <w:ins w:id="3107" w:author="Stephen McGough" w:date="2008-07-08T12:01:00Z">
              <w:r w:rsidRPr="00AB21E5">
                <w:rPr>
                  <w:sz w:val="18"/>
                </w:rPr>
                <w:t>JobProject</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08" w:author="Stephen McGough" w:date="2008-07-08T12:01:00Z"/>
              </w:numPr>
              <w:rPr>
                <w:ins w:id="3109"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110" w:author="Stephen McGough" w:date="2008-07-08T12:01:00Z"/>
              </w:numPr>
              <w:rPr>
                <w:ins w:id="3111"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12" w:author="Stephen McGough" w:date="2008-07-08T12:01:00Z"/>
              </w:numPr>
              <w:rPr>
                <w:ins w:id="3113"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114" w:author="Stephen McGough" w:date="2008-07-08T12:01:00Z"/>
              </w:numPr>
              <w:rPr>
                <w:ins w:id="3115" w:author="Stephen McGough" w:date="2008-07-08T12:01:00Z"/>
                <w:sz w:val="18"/>
                <w:szCs w:val="20"/>
              </w:rPr>
            </w:pPr>
          </w:p>
        </w:tc>
      </w:tr>
      <w:tr w:rsidR="00512C8F">
        <w:trPr>
          <w:ins w:id="3116"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117" w:author="Stephen McGough" w:date="2008-07-08T12:01:00Z"/>
              </w:numPr>
              <w:rPr>
                <w:ins w:id="3118" w:author="Stephen McGough" w:date="2008-07-08T12:01:00Z"/>
                <w:sz w:val="18"/>
              </w:rPr>
            </w:pPr>
            <w:ins w:id="3119" w:author="Stephen McGough" w:date="2008-07-08T12:01:00Z">
              <w:r w:rsidRPr="00AB21E5">
                <w:rPr>
                  <w:sz w:val="18"/>
                </w:rPr>
                <w:t>Description</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20" w:author="Stephen McGough" w:date="2008-07-08T12:01:00Z"/>
              </w:numPr>
              <w:rPr>
                <w:ins w:id="3121"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122" w:author="Stephen McGough" w:date="2008-07-08T12:01:00Z"/>
              </w:numPr>
              <w:rPr>
                <w:ins w:id="3123"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24" w:author="Stephen McGough" w:date="2008-07-08T12:01:00Z"/>
              </w:numPr>
              <w:rPr>
                <w:ins w:id="3125"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126" w:author="Stephen McGough" w:date="2008-07-08T12:01:00Z"/>
              </w:numPr>
              <w:rPr>
                <w:ins w:id="3127" w:author="Stephen McGough" w:date="2008-07-08T12:01:00Z"/>
                <w:sz w:val="18"/>
                <w:szCs w:val="20"/>
              </w:rPr>
            </w:pPr>
          </w:p>
        </w:tc>
      </w:tr>
      <w:tr w:rsidR="00512C8F">
        <w:trPr>
          <w:ins w:id="3128"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129" w:author="Stephen McGough" w:date="2008-07-08T12:01:00Z"/>
              </w:numPr>
              <w:rPr>
                <w:ins w:id="3130" w:author="Stephen McGough" w:date="2008-07-08T12:01:00Z"/>
                <w:sz w:val="18"/>
              </w:rPr>
            </w:pPr>
            <w:ins w:id="3131" w:author="Stephen McGough" w:date="2008-07-08T12:01:00Z">
              <w:r w:rsidRPr="00AB21E5">
                <w:rPr>
                  <w:sz w:val="18"/>
                </w:rPr>
                <w:t xml:space="preserve">Application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32" w:author="Stephen McGough" w:date="2008-07-08T12:01:00Z"/>
              </w:numPr>
              <w:rPr>
                <w:ins w:id="3133" w:author="Stephen McGough" w:date="2008-07-08T12:01:00Z"/>
                <w:sz w:val="18"/>
              </w:rPr>
            </w:pPr>
            <w:ins w:id="3134"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135" w:author="Stephen McGough" w:date="2008-07-08T12:01:00Z"/>
              </w:numPr>
              <w:rPr>
                <w:ins w:id="3136"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37" w:author="Stephen McGough" w:date="2008-07-08T12:01:00Z"/>
              </w:numPr>
              <w:rPr>
                <w:ins w:id="3138"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139" w:author="Stephen McGough" w:date="2008-07-08T12:01:00Z"/>
              </w:numPr>
              <w:rPr>
                <w:ins w:id="3140" w:author="Stephen McGough" w:date="2008-07-08T12:01:00Z"/>
                <w:sz w:val="18"/>
                <w:szCs w:val="20"/>
              </w:rPr>
            </w:pPr>
          </w:p>
        </w:tc>
      </w:tr>
      <w:tr w:rsidR="00512C8F">
        <w:trPr>
          <w:ins w:id="314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142" w:author="Stephen McGough" w:date="2008-07-08T12:01:00Z"/>
              </w:numPr>
              <w:rPr>
                <w:ins w:id="3143" w:author="Stephen McGough" w:date="2008-07-08T12:01:00Z"/>
                <w:sz w:val="18"/>
              </w:rPr>
            </w:pPr>
            <w:ins w:id="3144" w:author="Stephen McGough" w:date="2008-07-08T12:01:00Z">
              <w:r w:rsidRPr="00AB21E5">
                <w:rPr>
                  <w:sz w:val="18"/>
                </w:rPr>
                <w:t xml:space="preserve">ApplicationName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45" w:author="Stephen McGough" w:date="2008-07-08T12:01:00Z"/>
              </w:numPr>
              <w:rPr>
                <w:ins w:id="3146" w:author="Stephen McGough" w:date="2008-07-08T12:01:00Z"/>
                <w:sz w:val="18"/>
              </w:rPr>
            </w:pPr>
            <w:ins w:id="3147"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148" w:author="Stephen McGough" w:date="2008-07-08T12:01:00Z"/>
              </w:numPr>
              <w:rPr>
                <w:ins w:id="3149"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50" w:author="Stephen McGough" w:date="2008-07-08T12:01:00Z"/>
              </w:numPr>
              <w:rPr>
                <w:ins w:id="3151"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152" w:author="Stephen McGough" w:date="2008-07-08T12:01:00Z"/>
              </w:numPr>
              <w:rPr>
                <w:ins w:id="3153" w:author="Stephen McGough" w:date="2008-07-08T12:01:00Z"/>
                <w:sz w:val="18"/>
                <w:szCs w:val="20"/>
              </w:rPr>
            </w:pPr>
            <w:ins w:id="3154" w:author="Stephen McGough" w:date="2008-07-08T12:01:00Z">
              <w:r w:rsidRPr="00AB21E5">
                <w:rPr>
                  <w:sz w:val="18"/>
                  <w:szCs w:val="20"/>
                </w:rPr>
                <w:t xml:space="preserve">Used to set the GRIA application URI </w:t>
              </w:r>
            </w:ins>
          </w:p>
        </w:tc>
      </w:tr>
      <w:tr w:rsidR="00512C8F">
        <w:trPr>
          <w:ins w:id="315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156" w:author="Stephen McGough" w:date="2008-07-08T12:01:00Z"/>
              </w:numPr>
              <w:rPr>
                <w:ins w:id="3157" w:author="Stephen McGough" w:date="2008-07-08T12:01:00Z"/>
                <w:sz w:val="18"/>
              </w:rPr>
            </w:pPr>
            <w:ins w:id="3158" w:author="Stephen McGough" w:date="2008-07-08T12:01:00Z">
              <w:r w:rsidRPr="00AB21E5">
                <w:rPr>
                  <w:sz w:val="18"/>
                </w:rPr>
                <w:t xml:space="preserve">ApplicationVersion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59" w:author="Stephen McGough" w:date="2008-07-08T12:01:00Z"/>
              </w:numPr>
              <w:rPr>
                <w:ins w:id="3160"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161" w:author="Stephen McGough" w:date="2008-07-08T12:01:00Z"/>
              </w:numPr>
              <w:rPr>
                <w:ins w:id="3162"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63" w:author="Stephen McGough" w:date="2008-07-08T12:01:00Z"/>
              </w:numPr>
              <w:rPr>
                <w:ins w:id="3164"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165" w:author="Stephen McGough" w:date="2008-07-08T12:01:00Z"/>
              </w:numPr>
              <w:rPr>
                <w:ins w:id="3166" w:author="Stephen McGough" w:date="2008-07-08T12:01:00Z"/>
                <w:sz w:val="18"/>
                <w:szCs w:val="20"/>
              </w:rPr>
            </w:pPr>
          </w:p>
        </w:tc>
      </w:tr>
      <w:tr w:rsidR="00512C8F">
        <w:trPr>
          <w:ins w:id="316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168" w:author="Stephen McGough" w:date="2008-07-08T12:01:00Z"/>
              </w:numPr>
              <w:rPr>
                <w:ins w:id="3169" w:author="Stephen McGough" w:date="2008-07-08T12:01:00Z"/>
                <w:sz w:val="18"/>
              </w:rPr>
            </w:pPr>
            <w:ins w:id="3170" w:author="Stephen McGough" w:date="2008-07-08T12:01:00Z">
              <w:r w:rsidRPr="00AB21E5">
                <w:rPr>
                  <w:sz w:val="18"/>
                </w:rPr>
                <w:t xml:space="preserve">Resources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71" w:author="Stephen McGough" w:date="2008-07-08T12:01:00Z"/>
              </w:numPr>
              <w:rPr>
                <w:ins w:id="3172" w:author="Stephen McGough" w:date="2008-07-08T12:01:00Z"/>
                <w:sz w:val="18"/>
              </w:rPr>
            </w:pPr>
            <w:ins w:id="3173"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174" w:author="Stephen McGough" w:date="2008-07-08T12:01:00Z"/>
              </w:numPr>
              <w:rPr>
                <w:ins w:id="3175"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76" w:author="Stephen McGough" w:date="2008-07-08T12:01:00Z"/>
              </w:numPr>
              <w:rPr>
                <w:ins w:id="3177"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178" w:author="Stephen McGough" w:date="2008-07-08T12:01:00Z"/>
              </w:numPr>
              <w:rPr>
                <w:ins w:id="3179" w:author="Stephen McGough" w:date="2008-07-08T12:01:00Z"/>
                <w:sz w:val="18"/>
                <w:szCs w:val="20"/>
              </w:rPr>
            </w:pPr>
          </w:p>
        </w:tc>
      </w:tr>
      <w:tr w:rsidR="00512C8F">
        <w:trPr>
          <w:ins w:id="3180"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181" w:author="Stephen McGough" w:date="2008-07-08T12:01:00Z"/>
              </w:numPr>
              <w:rPr>
                <w:ins w:id="3182" w:author="Stephen McGough" w:date="2008-07-08T12:01:00Z"/>
                <w:sz w:val="18"/>
              </w:rPr>
            </w:pPr>
            <w:ins w:id="3183" w:author="Stephen McGough" w:date="2008-07-08T12:01:00Z">
              <w:r w:rsidRPr="00AB21E5">
                <w:rPr>
                  <w:sz w:val="18"/>
                </w:rPr>
                <w:t xml:space="preserve">CandidateHosts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84" w:author="Stephen McGough" w:date="2008-07-08T12:01:00Z"/>
              </w:numPr>
              <w:rPr>
                <w:ins w:id="3185" w:author="Stephen McGough" w:date="2008-07-08T12:01:00Z"/>
                <w:sz w:val="18"/>
              </w:rPr>
            </w:pPr>
            <w:ins w:id="3186"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187" w:author="Stephen McGough" w:date="2008-07-08T12:01:00Z"/>
              </w:numPr>
              <w:rPr>
                <w:ins w:id="3188"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89" w:author="Stephen McGough" w:date="2008-07-08T12:01:00Z"/>
              </w:numPr>
              <w:rPr>
                <w:ins w:id="3190"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191" w:author="Stephen McGough" w:date="2008-07-08T12:01:00Z"/>
              </w:numPr>
              <w:rPr>
                <w:ins w:id="3192" w:author="Stephen McGough" w:date="2008-07-08T12:01:00Z"/>
                <w:sz w:val="18"/>
                <w:szCs w:val="20"/>
              </w:rPr>
            </w:pPr>
            <w:ins w:id="3193" w:author="Stephen McGough" w:date="2008-07-08T12:01:00Z">
              <w:r w:rsidRPr="00AB21E5">
                <w:rPr>
                  <w:sz w:val="18"/>
                  <w:szCs w:val="20"/>
                </w:rPr>
                <w:t>Torque/PBS, Condor plugins</w:t>
              </w:r>
            </w:ins>
          </w:p>
        </w:tc>
      </w:tr>
      <w:tr w:rsidR="00512C8F">
        <w:trPr>
          <w:ins w:id="3194"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195" w:author="Stephen McGough" w:date="2008-07-08T12:01:00Z"/>
              </w:numPr>
              <w:rPr>
                <w:ins w:id="3196" w:author="Stephen McGough" w:date="2008-07-08T12:01:00Z"/>
                <w:sz w:val="18"/>
              </w:rPr>
            </w:pPr>
            <w:ins w:id="3197" w:author="Stephen McGough" w:date="2008-07-08T12:01:00Z">
              <w:r w:rsidRPr="00AB21E5">
                <w:rPr>
                  <w:sz w:val="18"/>
                </w:rPr>
                <w:t xml:space="preserve">HostName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198" w:author="Stephen McGough" w:date="2008-07-08T12:01:00Z"/>
              </w:numPr>
              <w:rPr>
                <w:ins w:id="3199"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200" w:author="Stephen McGough" w:date="2008-07-08T12:01:00Z"/>
              </w:numPr>
              <w:rPr>
                <w:ins w:id="3201"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02" w:author="Stephen McGough" w:date="2008-07-08T12:01:00Z"/>
              </w:numPr>
              <w:rPr>
                <w:ins w:id="3203"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204" w:author="Stephen McGough" w:date="2008-07-08T12:01:00Z"/>
              </w:numPr>
              <w:rPr>
                <w:ins w:id="3205" w:author="Stephen McGough" w:date="2008-07-08T12:01:00Z"/>
                <w:sz w:val="18"/>
                <w:szCs w:val="20"/>
              </w:rPr>
            </w:pPr>
          </w:p>
        </w:tc>
      </w:tr>
      <w:tr w:rsidR="00512C8F">
        <w:trPr>
          <w:ins w:id="3206"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207" w:author="Stephen McGough" w:date="2008-07-08T12:01:00Z"/>
              </w:numPr>
              <w:rPr>
                <w:ins w:id="3208" w:author="Stephen McGough" w:date="2008-07-08T12:01:00Z"/>
                <w:sz w:val="18"/>
              </w:rPr>
            </w:pPr>
            <w:ins w:id="3209" w:author="Stephen McGough" w:date="2008-07-08T12:01:00Z">
              <w:r w:rsidRPr="00AB21E5">
                <w:rPr>
                  <w:sz w:val="18"/>
                </w:rPr>
                <w:t xml:space="preserve">FileSystem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10" w:author="Stephen McGough" w:date="2008-07-08T12:01:00Z"/>
              </w:numPr>
              <w:rPr>
                <w:ins w:id="3211"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212" w:author="Stephen McGough" w:date="2008-07-08T12:01:00Z"/>
              </w:numPr>
              <w:rPr>
                <w:ins w:id="3213"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14" w:author="Stephen McGough" w:date="2008-07-08T12:01:00Z"/>
              </w:numPr>
              <w:rPr>
                <w:ins w:id="3215"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216" w:author="Stephen McGough" w:date="2008-07-08T12:01:00Z"/>
              </w:numPr>
              <w:rPr>
                <w:ins w:id="3217" w:author="Stephen McGough" w:date="2008-07-08T12:01:00Z"/>
                <w:sz w:val="18"/>
                <w:szCs w:val="20"/>
              </w:rPr>
            </w:pPr>
          </w:p>
        </w:tc>
      </w:tr>
      <w:tr w:rsidR="00512C8F">
        <w:trPr>
          <w:ins w:id="3218"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219" w:author="Stephen McGough" w:date="2008-07-08T12:01:00Z"/>
              </w:numPr>
              <w:rPr>
                <w:ins w:id="3220" w:author="Stephen McGough" w:date="2008-07-08T12:01:00Z"/>
                <w:sz w:val="18"/>
              </w:rPr>
            </w:pPr>
            <w:ins w:id="3221" w:author="Stephen McGough" w:date="2008-07-08T12:01:00Z">
              <w:r w:rsidRPr="00AB21E5">
                <w:rPr>
                  <w:sz w:val="18"/>
                </w:rPr>
                <w:t xml:space="preserve">MountPoint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22" w:author="Stephen McGough" w:date="2008-07-08T12:01:00Z"/>
              </w:numPr>
              <w:rPr>
                <w:ins w:id="3223"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224" w:author="Stephen McGough" w:date="2008-07-08T12:01:00Z"/>
              </w:numPr>
              <w:rPr>
                <w:ins w:id="3225"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26" w:author="Stephen McGough" w:date="2008-07-08T12:01:00Z"/>
              </w:numPr>
              <w:rPr>
                <w:ins w:id="3227"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228" w:author="Stephen McGough" w:date="2008-07-08T12:01:00Z"/>
              </w:numPr>
              <w:rPr>
                <w:ins w:id="3229" w:author="Stephen McGough" w:date="2008-07-08T12:01:00Z"/>
                <w:sz w:val="18"/>
                <w:szCs w:val="20"/>
              </w:rPr>
            </w:pPr>
          </w:p>
        </w:tc>
      </w:tr>
      <w:tr w:rsidR="00512C8F">
        <w:trPr>
          <w:ins w:id="3230"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231" w:author="Stephen McGough" w:date="2008-07-08T12:01:00Z"/>
              </w:numPr>
              <w:rPr>
                <w:ins w:id="3232" w:author="Stephen McGough" w:date="2008-07-08T12:01:00Z"/>
                <w:sz w:val="18"/>
              </w:rPr>
            </w:pPr>
            <w:ins w:id="3233" w:author="Stephen McGough" w:date="2008-07-08T12:01:00Z">
              <w:r w:rsidRPr="00AB21E5">
                <w:rPr>
                  <w:sz w:val="18"/>
                </w:rPr>
                <w:t xml:space="preserve">MountSource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34" w:author="Stephen McGough" w:date="2008-07-08T12:01:00Z"/>
              </w:numPr>
              <w:rPr>
                <w:ins w:id="3235"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236" w:author="Stephen McGough" w:date="2008-07-08T12:01:00Z"/>
              </w:numPr>
              <w:rPr>
                <w:ins w:id="3237"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38" w:author="Stephen McGough" w:date="2008-07-08T12:01:00Z"/>
              </w:numPr>
              <w:rPr>
                <w:ins w:id="3239"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240" w:author="Stephen McGough" w:date="2008-07-08T12:01:00Z"/>
              </w:numPr>
              <w:rPr>
                <w:ins w:id="3241" w:author="Stephen McGough" w:date="2008-07-08T12:01:00Z"/>
                <w:sz w:val="18"/>
                <w:szCs w:val="20"/>
              </w:rPr>
            </w:pPr>
          </w:p>
        </w:tc>
      </w:tr>
      <w:tr w:rsidR="00512C8F">
        <w:trPr>
          <w:ins w:id="3242"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243" w:author="Stephen McGough" w:date="2008-07-08T12:01:00Z"/>
              </w:numPr>
              <w:rPr>
                <w:ins w:id="3244" w:author="Stephen McGough" w:date="2008-07-08T12:01:00Z"/>
                <w:sz w:val="18"/>
              </w:rPr>
            </w:pPr>
            <w:ins w:id="3245" w:author="Stephen McGough" w:date="2008-07-08T12:01:00Z">
              <w:r w:rsidRPr="00AB21E5">
                <w:rPr>
                  <w:sz w:val="18"/>
                </w:rPr>
                <w:t xml:space="preserve">DiskSpace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46" w:author="Stephen McGough" w:date="2008-07-08T12:01:00Z"/>
              </w:numPr>
              <w:rPr>
                <w:ins w:id="3247" w:author="Stephen McGough" w:date="2008-07-08T12:01:00Z"/>
                <w:sz w:val="18"/>
              </w:rPr>
            </w:pPr>
            <w:ins w:id="3248"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249" w:author="Stephen McGough" w:date="2008-07-08T12:01:00Z"/>
              </w:numPr>
              <w:rPr>
                <w:ins w:id="3250"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51" w:author="Stephen McGough" w:date="2008-07-08T12:01:00Z"/>
              </w:numPr>
              <w:rPr>
                <w:ins w:id="3252"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253" w:author="Stephen McGough" w:date="2008-07-08T12:01:00Z"/>
              </w:numPr>
              <w:rPr>
                <w:ins w:id="3254" w:author="Stephen McGough" w:date="2008-07-08T12:01:00Z"/>
                <w:sz w:val="18"/>
                <w:szCs w:val="20"/>
              </w:rPr>
            </w:pPr>
          </w:p>
        </w:tc>
      </w:tr>
      <w:tr w:rsidR="00512C8F">
        <w:trPr>
          <w:ins w:id="325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256" w:author="Stephen McGough" w:date="2008-07-08T12:01:00Z"/>
              </w:numPr>
              <w:rPr>
                <w:ins w:id="3257" w:author="Stephen McGough" w:date="2008-07-08T12:01:00Z"/>
                <w:sz w:val="18"/>
              </w:rPr>
            </w:pPr>
            <w:ins w:id="3258" w:author="Stephen McGough" w:date="2008-07-08T12:01:00Z">
              <w:r w:rsidRPr="00AB21E5">
                <w:rPr>
                  <w:sz w:val="18"/>
                </w:rPr>
                <w:t xml:space="preserve">FileSystemType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59" w:author="Stephen McGough" w:date="2008-07-08T12:01:00Z"/>
              </w:numPr>
              <w:rPr>
                <w:ins w:id="3260"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261" w:author="Stephen McGough" w:date="2008-07-08T12:01:00Z"/>
              </w:numPr>
              <w:rPr>
                <w:ins w:id="3262"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63" w:author="Stephen McGough" w:date="2008-07-08T12:01:00Z"/>
              </w:numPr>
              <w:rPr>
                <w:ins w:id="3264"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265" w:author="Stephen McGough" w:date="2008-07-08T12:01:00Z"/>
              </w:numPr>
              <w:rPr>
                <w:ins w:id="3266" w:author="Stephen McGough" w:date="2008-07-08T12:01:00Z"/>
                <w:sz w:val="18"/>
                <w:szCs w:val="20"/>
              </w:rPr>
            </w:pPr>
          </w:p>
        </w:tc>
      </w:tr>
      <w:tr w:rsidR="00512C8F">
        <w:trPr>
          <w:ins w:id="326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268" w:author="Stephen McGough" w:date="2008-07-08T12:01:00Z"/>
              </w:numPr>
              <w:rPr>
                <w:ins w:id="3269" w:author="Stephen McGough" w:date="2008-07-08T12:01:00Z"/>
                <w:sz w:val="18"/>
              </w:rPr>
            </w:pPr>
            <w:ins w:id="3270" w:author="Stephen McGough" w:date="2008-07-08T12:01:00Z">
              <w:r w:rsidRPr="00AB21E5">
                <w:rPr>
                  <w:sz w:val="18"/>
                </w:rPr>
                <w:t xml:space="preserve">ExclusiveExecution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71" w:author="Stephen McGough" w:date="2008-07-08T12:01:00Z"/>
              </w:numPr>
              <w:rPr>
                <w:ins w:id="3272"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273" w:author="Stephen McGough" w:date="2008-07-08T12:01:00Z"/>
              </w:numPr>
              <w:rPr>
                <w:ins w:id="3274"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75" w:author="Stephen McGough" w:date="2008-07-08T12:01:00Z"/>
              </w:numPr>
              <w:rPr>
                <w:ins w:id="3276"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277" w:author="Stephen McGough" w:date="2008-07-08T12:01:00Z"/>
              </w:numPr>
              <w:rPr>
                <w:ins w:id="3278" w:author="Stephen McGough" w:date="2008-07-08T12:01:00Z"/>
                <w:sz w:val="18"/>
                <w:szCs w:val="20"/>
              </w:rPr>
            </w:pPr>
          </w:p>
        </w:tc>
      </w:tr>
      <w:tr w:rsidR="00512C8F">
        <w:trPr>
          <w:ins w:id="3279"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280" w:author="Stephen McGough" w:date="2008-07-08T12:01:00Z"/>
              </w:numPr>
              <w:rPr>
                <w:ins w:id="3281" w:author="Stephen McGough" w:date="2008-07-08T12:01:00Z"/>
                <w:sz w:val="18"/>
              </w:rPr>
            </w:pPr>
            <w:ins w:id="3282" w:author="Stephen McGough" w:date="2008-07-08T12:01:00Z">
              <w:r w:rsidRPr="00AB21E5">
                <w:rPr>
                  <w:sz w:val="18"/>
                </w:rPr>
                <w:t xml:space="preserve">OperatingSystem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83" w:author="Stephen McGough" w:date="2008-07-08T12:01:00Z"/>
              </w:numPr>
              <w:rPr>
                <w:ins w:id="3284" w:author="Stephen McGough" w:date="2008-07-08T12:01:00Z"/>
                <w:sz w:val="18"/>
              </w:rPr>
            </w:pPr>
            <w:ins w:id="3285"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286" w:author="Stephen McGough" w:date="2008-07-08T12:01:00Z"/>
              </w:numPr>
              <w:rPr>
                <w:ins w:id="3287"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88" w:author="Stephen McGough" w:date="2008-07-08T12:01:00Z"/>
              </w:numPr>
              <w:rPr>
                <w:ins w:id="3289"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290" w:author="Stephen McGough" w:date="2008-07-08T12:01:00Z"/>
              </w:numPr>
              <w:rPr>
                <w:ins w:id="3291" w:author="Stephen McGough" w:date="2008-07-08T12:01:00Z"/>
                <w:sz w:val="18"/>
                <w:szCs w:val="20"/>
              </w:rPr>
            </w:pPr>
          </w:p>
        </w:tc>
      </w:tr>
      <w:tr w:rsidR="00512C8F">
        <w:trPr>
          <w:ins w:id="3292"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293" w:author="Stephen McGough" w:date="2008-07-08T12:01:00Z"/>
              </w:numPr>
              <w:rPr>
                <w:ins w:id="3294" w:author="Stephen McGough" w:date="2008-07-08T12:01:00Z"/>
                <w:sz w:val="18"/>
              </w:rPr>
            </w:pPr>
            <w:ins w:id="3295" w:author="Stephen McGough" w:date="2008-07-08T12:01:00Z">
              <w:r w:rsidRPr="00AB21E5">
                <w:rPr>
                  <w:sz w:val="18"/>
                </w:rPr>
                <w:t xml:space="preserve">OperatingSystemType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296" w:author="Stephen McGough" w:date="2008-07-08T12:01:00Z"/>
              </w:numPr>
              <w:rPr>
                <w:ins w:id="3297"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298" w:author="Stephen McGough" w:date="2008-07-08T12:01:00Z"/>
              </w:numPr>
              <w:rPr>
                <w:ins w:id="3299"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00" w:author="Stephen McGough" w:date="2008-07-08T12:01:00Z"/>
              </w:numPr>
              <w:rPr>
                <w:ins w:id="3301"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302" w:author="Stephen McGough" w:date="2008-07-08T12:01:00Z"/>
              </w:numPr>
              <w:rPr>
                <w:ins w:id="3303" w:author="Stephen McGough" w:date="2008-07-08T12:01:00Z"/>
                <w:sz w:val="18"/>
                <w:szCs w:val="20"/>
              </w:rPr>
            </w:pPr>
          </w:p>
        </w:tc>
      </w:tr>
      <w:tr w:rsidR="00512C8F">
        <w:trPr>
          <w:ins w:id="3304"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305" w:author="Stephen McGough" w:date="2008-07-08T12:01:00Z"/>
              </w:numPr>
              <w:rPr>
                <w:ins w:id="3306" w:author="Stephen McGough" w:date="2008-07-08T12:01:00Z"/>
                <w:sz w:val="18"/>
              </w:rPr>
            </w:pPr>
            <w:ins w:id="3307" w:author="Stephen McGough" w:date="2008-07-08T12:01:00Z">
              <w:r w:rsidRPr="00AB21E5">
                <w:rPr>
                  <w:sz w:val="18"/>
                </w:rPr>
                <w:t xml:space="preserve">OperatingSystemName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08" w:author="Stephen McGough" w:date="2008-07-08T12:01:00Z"/>
              </w:numPr>
              <w:rPr>
                <w:ins w:id="3309"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310" w:author="Stephen McGough" w:date="2008-07-08T12:01:00Z"/>
              </w:numPr>
              <w:rPr>
                <w:ins w:id="3311"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12" w:author="Stephen McGough" w:date="2008-07-08T12:01:00Z"/>
              </w:numPr>
              <w:rPr>
                <w:ins w:id="3313"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314" w:author="Stephen McGough" w:date="2008-07-08T12:01:00Z"/>
              </w:numPr>
              <w:rPr>
                <w:ins w:id="3315" w:author="Stephen McGough" w:date="2008-07-08T12:01:00Z"/>
                <w:sz w:val="18"/>
                <w:szCs w:val="20"/>
              </w:rPr>
            </w:pPr>
          </w:p>
        </w:tc>
      </w:tr>
      <w:tr w:rsidR="00512C8F">
        <w:trPr>
          <w:ins w:id="3316"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317" w:author="Stephen McGough" w:date="2008-07-08T12:01:00Z"/>
              </w:numPr>
              <w:rPr>
                <w:ins w:id="3318" w:author="Stephen McGough" w:date="2008-07-08T12:01:00Z"/>
                <w:sz w:val="18"/>
              </w:rPr>
            </w:pPr>
            <w:ins w:id="3319" w:author="Stephen McGough" w:date="2008-07-08T12:01:00Z">
              <w:r w:rsidRPr="00AB21E5">
                <w:rPr>
                  <w:sz w:val="18"/>
                </w:rPr>
                <w:t xml:space="preserve">OperatingSystemVersion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20" w:author="Stephen McGough" w:date="2008-07-08T12:01:00Z"/>
              </w:numPr>
              <w:rPr>
                <w:ins w:id="3321"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322" w:author="Stephen McGough" w:date="2008-07-08T12:01:00Z"/>
              </w:numPr>
              <w:rPr>
                <w:ins w:id="3323"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24" w:author="Stephen McGough" w:date="2008-07-08T12:01:00Z"/>
              </w:numPr>
              <w:rPr>
                <w:ins w:id="3325"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326" w:author="Stephen McGough" w:date="2008-07-08T12:01:00Z"/>
              </w:numPr>
              <w:rPr>
                <w:ins w:id="3327" w:author="Stephen McGough" w:date="2008-07-08T12:01:00Z"/>
                <w:sz w:val="18"/>
                <w:szCs w:val="20"/>
              </w:rPr>
            </w:pPr>
          </w:p>
        </w:tc>
      </w:tr>
      <w:tr w:rsidR="00512C8F">
        <w:trPr>
          <w:ins w:id="3328"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329" w:author="Stephen McGough" w:date="2008-07-08T12:01:00Z"/>
              </w:numPr>
              <w:rPr>
                <w:ins w:id="3330" w:author="Stephen McGough" w:date="2008-07-08T12:01:00Z"/>
                <w:sz w:val="18"/>
              </w:rPr>
            </w:pPr>
            <w:ins w:id="3331" w:author="Stephen McGough" w:date="2008-07-08T12:01:00Z">
              <w:r w:rsidRPr="00AB21E5">
                <w:rPr>
                  <w:sz w:val="18"/>
                </w:rPr>
                <w:t xml:space="preserve">CPUArchitecture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32" w:author="Stephen McGough" w:date="2008-07-08T12:01:00Z"/>
              </w:numPr>
              <w:rPr>
                <w:ins w:id="3333" w:author="Stephen McGough" w:date="2008-07-08T12:01:00Z"/>
                <w:sz w:val="18"/>
              </w:rPr>
            </w:pPr>
            <w:ins w:id="3334"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335" w:author="Stephen McGough" w:date="2008-07-08T12:01:00Z"/>
              </w:numPr>
              <w:rPr>
                <w:ins w:id="3336"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37" w:author="Stephen McGough" w:date="2008-07-08T12:01:00Z"/>
              </w:numPr>
              <w:rPr>
                <w:ins w:id="3338"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339" w:author="Stephen McGough" w:date="2008-07-08T12:01:00Z"/>
              </w:numPr>
              <w:rPr>
                <w:ins w:id="3340" w:author="Stephen McGough" w:date="2008-07-08T12:01:00Z"/>
                <w:sz w:val="18"/>
                <w:szCs w:val="20"/>
              </w:rPr>
            </w:pPr>
          </w:p>
        </w:tc>
      </w:tr>
      <w:tr w:rsidR="00512C8F">
        <w:trPr>
          <w:ins w:id="334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342" w:author="Stephen McGough" w:date="2008-07-08T12:01:00Z"/>
              </w:numPr>
              <w:rPr>
                <w:ins w:id="3343" w:author="Stephen McGough" w:date="2008-07-08T12:01:00Z"/>
                <w:sz w:val="18"/>
              </w:rPr>
            </w:pPr>
            <w:ins w:id="3344" w:author="Stephen McGough" w:date="2008-07-08T12:01:00Z">
              <w:r w:rsidRPr="00AB21E5">
                <w:rPr>
                  <w:sz w:val="18"/>
                </w:rPr>
                <w:t xml:space="preserve">CPUArchitectureName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45" w:author="Stephen McGough" w:date="2008-07-08T12:01:00Z"/>
              </w:numPr>
              <w:rPr>
                <w:ins w:id="3346"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347" w:author="Stephen McGough" w:date="2008-07-08T12:01:00Z"/>
              </w:numPr>
              <w:rPr>
                <w:ins w:id="3348"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49" w:author="Stephen McGough" w:date="2008-07-08T12:01:00Z"/>
              </w:numPr>
              <w:rPr>
                <w:ins w:id="3350"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351" w:author="Stephen McGough" w:date="2008-07-08T12:01:00Z"/>
              </w:numPr>
              <w:rPr>
                <w:ins w:id="3352" w:author="Stephen McGough" w:date="2008-07-08T12:01:00Z"/>
                <w:sz w:val="18"/>
                <w:szCs w:val="20"/>
              </w:rPr>
            </w:pPr>
          </w:p>
        </w:tc>
      </w:tr>
      <w:tr w:rsidR="00512C8F">
        <w:trPr>
          <w:ins w:id="3353"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354" w:author="Stephen McGough" w:date="2008-07-08T12:01:00Z"/>
              </w:numPr>
              <w:rPr>
                <w:ins w:id="3355" w:author="Stephen McGough" w:date="2008-07-08T12:01:00Z"/>
                <w:sz w:val="18"/>
              </w:rPr>
            </w:pPr>
            <w:ins w:id="3356" w:author="Stephen McGough" w:date="2008-07-08T12:01:00Z">
              <w:r w:rsidRPr="00AB21E5">
                <w:rPr>
                  <w:sz w:val="18"/>
                </w:rPr>
                <w:t>IndividualCPUSpeed</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57" w:author="Stephen McGough" w:date="2008-07-08T12:01:00Z"/>
              </w:numPr>
              <w:rPr>
                <w:ins w:id="3358" w:author="Stephen McGough" w:date="2008-07-08T12:01:00Z"/>
                <w:sz w:val="18"/>
              </w:rPr>
            </w:pPr>
            <w:ins w:id="3359"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360" w:author="Stephen McGough" w:date="2008-07-08T12:01:00Z"/>
              </w:numPr>
              <w:rPr>
                <w:ins w:id="3361"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62" w:author="Stephen McGough" w:date="2008-07-08T12:01:00Z"/>
              </w:numPr>
              <w:rPr>
                <w:ins w:id="3363"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364" w:author="Stephen McGough" w:date="2008-07-08T12:01:00Z"/>
              </w:numPr>
              <w:rPr>
                <w:ins w:id="3365" w:author="Stephen McGough" w:date="2008-07-08T12:01:00Z"/>
                <w:sz w:val="18"/>
                <w:szCs w:val="20"/>
              </w:rPr>
            </w:pPr>
          </w:p>
        </w:tc>
      </w:tr>
      <w:tr w:rsidR="00512C8F">
        <w:trPr>
          <w:ins w:id="3366"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367" w:author="Stephen McGough" w:date="2008-07-08T12:01:00Z"/>
              </w:numPr>
              <w:rPr>
                <w:ins w:id="3368" w:author="Stephen McGough" w:date="2008-07-08T12:01:00Z"/>
                <w:sz w:val="18"/>
              </w:rPr>
            </w:pPr>
            <w:ins w:id="3369" w:author="Stephen McGough" w:date="2008-07-08T12:01:00Z">
              <w:r w:rsidRPr="00AB21E5">
                <w:rPr>
                  <w:sz w:val="18"/>
                </w:rPr>
                <w:t xml:space="preserve">IndividualCPUTime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70" w:author="Stephen McGough" w:date="2008-07-08T12:01:00Z"/>
              </w:numPr>
              <w:rPr>
                <w:ins w:id="3371" w:author="Stephen McGough" w:date="2008-07-08T12:01:00Z"/>
                <w:sz w:val="18"/>
              </w:rPr>
            </w:pPr>
            <w:ins w:id="3372"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373" w:author="Stephen McGough" w:date="2008-07-08T12:01:00Z"/>
              </w:numPr>
              <w:rPr>
                <w:ins w:id="3374"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75" w:author="Stephen McGough" w:date="2008-07-08T12:01:00Z"/>
              </w:numPr>
              <w:rPr>
                <w:ins w:id="3376"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377" w:author="Stephen McGough" w:date="2008-07-08T12:01:00Z"/>
              </w:numPr>
              <w:rPr>
                <w:ins w:id="3378" w:author="Stephen McGough" w:date="2008-07-08T12:01:00Z"/>
                <w:sz w:val="18"/>
                <w:szCs w:val="20"/>
              </w:rPr>
            </w:pPr>
          </w:p>
        </w:tc>
      </w:tr>
      <w:tr w:rsidR="00512C8F">
        <w:trPr>
          <w:ins w:id="3379"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380" w:author="Stephen McGough" w:date="2008-07-08T12:01:00Z"/>
              </w:numPr>
              <w:rPr>
                <w:ins w:id="3381" w:author="Stephen McGough" w:date="2008-07-08T12:01:00Z"/>
                <w:sz w:val="18"/>
              </w:rPr>
            </w:pPr>
            <w:ins w:id="3382" w:author="Stephen McGough" w:date="2008-07-08T12:01:00Z">
              <w:r w:rsidRPr="00AB21E5">
                <w:rPr>
                  <w:sz w:val="18"/>
                </w:rPr>
                <w:t xml:space="preserve">IndividualCPUCount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83" w:author="Stephen McGough" w:date="2008-07-08T12:01:00Z"/>
              </w:numPr>
              <w:rPr>
                <w:ins w:id="3384" w:author="Stephen McGough" w:date="2008-07-08T12:01:00Z"/>
                <w:sz w:val="18"/>
              </w:rPr>
            </w:pPr>
            <w:ins w:id="3385"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386" w:author="Stephen McGough" w:date="2008-07-08T12:01:00Z"/>
              </w:numPr>
              <w:rPr>
                <w:ins w:id="3387"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88" w:author="Stephen McGough" w:date="2008-07-08T12:01:00Z"/>
              </w:numPr>
              <w:rPr>
                <w:ins w:id="3389"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390" w:author="Stephen McGough" w:date="2008-07-08T12:01:00Z"/>
              </w:numPr>
              <w:rPr>
                <w:ins w:id="3391" w:author="Stephen McGough" w:date="2008-07-08T12:01:00Z"/>
                <w:sz w:val="18"/>
                <w:szCs w:val="20"/>
              </w:rPr>
            </w:pPr>
          </w:p>
        </w:tc>
      </w:tr>
      <w:tr w:rsidR="00512C8F">
        <w:trPr>
          <w:ins w:id="3392"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393" w:author="Stephen McGough" w:date="2008-07-08T12:01:00Z"/>
              </w:numPr>
              <w:rPr>
                <w:ins w:id="3394" w:author="Stephen McGough" w:date="2008-07-08T12:01:00Z"/>
                <w:sz w:val="18"/>
              </w:rPr>
            </w:pPr>
            <w:ins w:id="3395" w:author="Stephen McGough" w:date="2008-07-08T12:01:00Z">
              <w:r w:rsidRPr="00AB21E5">
                <w:rPr>
                  <w:sz w:val="18"/>
                </w:rPr>
                <w:t xml:space="preserve">IndividualNetworkBandwidth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396" w:author="Stephen McGough" w:date="2008-07-08T12:01:00Z"/>
              </w:numPr>
              <w:rPr>
                <w:ins w:id="3397"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398" w:author="Stephen McGough" w:date="2008-07-08T12:01:00Z"/>
              </w:numPr>
              <w:rPr>
                <w:ins w:id="3399"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00" w:author="Stephen McGough" w:date="2008-07-08T12:01:00Z"/>
              </w:numPr>
              <w:rPr>
                <w:ins w:id="3401"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402" w:author="Stephen McGough" w:date="2008-07-08T12:01:00Z"/>
              </w:numPr>
              <w:rPr>
                <w:ins w:id="3403" w:author="Stephen McGough" w:date="2008-07-08T12:01:00Z"/>
                <w:sz w:val="18"/>
                <w:szCs w:val="20"/>
              </w:rPr>
            </w:pPr>
          </w:p>
        </w:tc>
      </w:tr>
      <w:tr w:rsidR="00512C8F">
        <w:trPr>
          <w:ins w:id="3404"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405" w:author="Stephen McGough" w:date="2008-07-08T12:01:00Z"/>
              </w:numPr>
              <w:rPr>
                <w:ins w:id="3406" w:author="Stephen McGough" w:date="2008-07-08T12:01:00Z"/>
                <w:sz w:val="18"/>
              </w:rPr>
            </w:pPr>
            <w:ins w:id="3407" w:author="Stephen McGough" w:date="2008-07-08T12:01:00Z">
              <w:r w:rsidRPr="00AB21E5">
                <w:rPr>
                  <w:sz w:val="18"/>
                </w:rPr>
                <w:t xml:space="preserve">IndividualPhysicalMemory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08" w:author="Stephen McGough" w:date="2008-07-08T12:01:00Z"/>
              </w:numPr>
              <w:rPr>
                <w:ins w:id="3409" w:author="Stephen McGough" w:date="2008-07-08T12:01:00Z"/>
                <w:sz w:val="18"/>
              </w:rPr>
            </w:pPr>
            <w:ins w:id="3410"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411" w:author="Stephen McGough" w:date="2008-07-08T12:01:00Z"/>
              </w:numPr>
              <w:rPr>
                <w:ins w:id="3412"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13" w:author="Stephen McGough" w:date="2008-07-08T12:01:00Z"/>
              </w:numPr>
              <w:rPr>
                <w:ins w:id="3414"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415" w:author="Stephen McGough" w:date="2008-07-08T12:01:00Z"/>
              </w:numPr>
              <w:rPr>
                <w:ins w:id="3416" w:author="Stephen McGough" w:date="2008-07-08T12:01:00Z"/>
                <w:sz w:val="18"/>
                <w:szCs w:val="20"/>
              </w:rPr>
            </w:pPr>
          </w:p>
        </w:tc>
      </w:tr>
      <w:tr w:rsidR="00512C8F">
        <w:trPr>
          <w:ins w:id="341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418" w:author="Stephen McGough" w:date="2008-07-08T12:01:00Z"/>
              </w:numPr>
              <w:rPr>
                <w:ins w:id="3419" w:author="Stephen McGough" w:date="2008-07-08T12:01:00Z"/>
                <w:sz w:val="18"/>
              </w:rPr>
            </w:pPr>
            <w:ins w:id="3420" w:author="Stephen McGough" w:date="2008-07-08T12:01:00Z">
              <w:r w:rsidRPr="00AB21E5">
                <w:rPr>
                  <w:sz w:val="18"/>
                </w:rPr>
                <w:t xml:space="preserve">IndividualVirtualMemory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21" w:author="Stephen McGough" w:date="2008-07-08T12:01:00Z"/>
              </w:numPr>
              <w:rPr>
                <w:ins w:id="3422" w:author="Stephen McGough" w:date="2008-07-08T12:01:00Z"/>
                <w:sz w:val="18"/>
              </w:rPr>
            </w:pPr>
            <w:ins w:id="3423"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424" w:author="Stephen McGough" w:date="2008-07-08T12:01:00Z"/>
              </w:numPr>
              <w:rPr>
                <w:ins w:id="3425"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26" w:author="Stephen McGough" w:date="2008-07-08T12:01:00Z"/>
              </w:numPr>
              <w:rPr>
                <w:ins w:id="3427"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428" w:author="Stephen McGough" w:date="2008-07-08T12:01:00Z"/>
              </w:numPr>
              <w:rPr>
                <w:ins w:id="3429" w:author="Stephen McGough" w:date="2008-07-08T12:01:00Z"/>
                <w:sz w:val="18"/>
                <w:szCs w:val="20"/>
              </w:rPr>
            </w:pPr>
          </w:p>
        </w:tc>
      </w:tr>
      <w:tr w:rsidR="00512C8F">
        <w:trPr>
          <w:ins w:id="3430"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431" w:author="Stephen McGough" w:date="2008-07-08T12:01:00Z"/>
              </w:numPr>
              <w:rPr>
                <w:ins w:id="3432" w:author="Stephen McGough" w:date="2008-07-08T12:01:00Z"/>
                <w:sz w:val="18"/>
              </w:rPr>
            </w:pPr>
            <w:ins w:id="3433" w:author="Stephen McGough" w:date="2008-07-08T12:01:00Z">
              <w:r w:rsidRPr="00AB21E5">
                <w:rPr>
                  <w:sz w:val="18"/>
                </w:rPr>
                <w:t xml:space="preserve">IndividualDiskSpace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34" w:author="Stephen McGough" w:date="2008-07-08T12:01:00Z"/>
              </w:numPr>
              <w:rPr>
                <w:ins w:id="3435"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436" w:author="Stephen McGough" w:date="2008-07-08T12:01:00Z"/>
              </w:numPr>
              <w:rPr>
                <w:ins w:id="3437"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38" w:author="Stephen McGough" w:date="2008-07-08T12:01:00Z"/>
              </w:numPr>
              <w:rPr>
                <w:ins w:id="3439"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440" w:author="Stephen McGough" w:date="2008-07-08T12:01:00Z"/>
              </w:numPr>
              <w:rPr>
                <w:ins w:id="3441" w:author="Stephen McGough" w:date="2008-07-08T12:01:00Z"/>
                <w:sz w:val="18"/>
                <w:szCs w:val="20"/>
              </w:rPr>
            </w:pPr>
          </w:p>
        </w:tc>
      </w:tr>
      <w:tr w:rsidR="00512C8F">
        <w:trPr>
          <w:ins w:id="3442"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443" w:author="Stephen McGough" w:date="2008-07-08T12:01:00Z"/>
              </w:numPr>
              <w:rPr>
                <w:ins w:id="3444" w:author="Stephen McGough" w:date="2008-07-08T12:01:00Z"/>
                <w:sz w:val="18"/>
              </w:rPr>
            </w:pPr>
            <w:ins w:id="3445" w:author="Stephen McGough" w:date="2008-07-08T12:01:00Z">
              <w:r w:rsidRPr="00AB21E5">
                <w:rPr>
                  <w:sz w:val="18"/>
                </w:rPr>
                <w:t xml:space="preserve">TotalCPUTime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46" w:author="Stephen McGough" w:date="2008-07-08T12:01:00Z"/>
              </w:numPr>
              <w:rPr>
                <w:ins w:id="3447" w:author="Stephen McGough" w:date="2008-07-08T12:01:00Z"/>
                <w:sz w:val="18"/>
              </w:rPr>
            </w:pPr>
            <w:ins w:id="3448"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449" w:author="Stephen McGough" w:date="2008-07-08T12:01:00Z"/>
              </w:numPr>
              <w:rPr>
                <w:ins w:id="3450"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51" w:author="Stephen McGough" w:date="2008-07-08T12:01:00Z"/>
              </w:numPr>
              <w:rPr>
                <w:ins w:id="3452"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453" w:author="Stephen McGough" w:date="2008-07-08T12:01:00Z"/>
              </w:numPr>
              <w:rPr>
                <w:ins w:id="3454" w:author="Stephen McGough" w:date="2008-07-08T12:01:00Z"/>
                <w:sz w:val="18"/>
                <w:szCs w:val="20"/>
              </w:rPr>
            </w:pPr>
          </w:p>
        </w:tc>
      </w:tr>
      <w:tr w:rsidR="00512C8F">
        <w:trPr>
          <w:ins w:id="345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456" w:author="Stephen McGough" w:date="2008-07-08T12:01:00Z"/>
              </w:numPr>
              <w:rPr>
                <w:ins w:id="3457" w:author="Stephen McGough" w:date="2008-07-08T12:01:00Z"/>
                <w:sz w:val="18"/>
              </w:rPr>
            </w:pPr>
            <w:ins w:id="3458" w:author="Stephen McGough" w:date="2008-07-08T12:01:00Z">
              <w:r w:rsidRPr="00AB21E5">
                <w:rPr>
                  <w:sz w:val="18"/>
                </w:rPr>
                <w:t xml:space="preserve">TotalCPUCount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59" w:author="Stephen McGough" w:date="2008-07-08T12:01:00Z"/>
              </w:numPr>
              <w:rPr>
                <w:ins w:id="3460" w:author="Stephen McGough" w:date="2008-07-08T12:01:00Z"/>
                <w:sz w:val="18"/>
              </w:rPr>
            </w:pPr>
            <w:ins w:id="3461"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462" w:author="Stephen McGough" w:date="2008-07-08T12:01:00Z"/>
              </w:numPr>
              <w:rPr>
                <w:ins w:id="3463"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64" w:author="Stephen McGough" w:date="2008-07-08T12:01:00Z"/>
              </w:numPr>
              <w:rPr>
                <w:ins w:id="3465"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466" w:author="Stephen McGough" w:date="2008-07-08T12:01:00Z"/>
              </w:numPr>
              <w:rPr>
                <w:ins w:id="3467" w:author="Stephen McGough" w:date="2008-07-08T12:01:00Z"/>
                <w:sz w:val="18"/>
                <w:szCs w:val="20"/>
              </w:rPr>
            </w:pPr>
          </w:p>
        </w:tc>
      </w:tr>
      <w:tr w:rsidR="00512C8F">
        <w:trPr>
          <w:ins w:id="3468"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469" w:author="Stephen McGough" w:date="2008-07-08T12:01:00Z"/>
              </w:numPr>
              <w:rPr>
                <w:ins w:id="3470" w:author="Stephen McGough" w:date="2008-07-08T12:01:00Z"/>
                <w:sz w:val="18"/>
              </w:rPr>
            </w:pPr>
            <w:ins w:id="3471" w:author="Stephen McGough" w:date="2008-07-08T12:01:00Z">
              <w:r w:rsidRPr="00AB21E5">
                <w:rPr>
                  <w:sz w:val="18"/>
                </w:rPr>
                <w:t>TotalPhysicalMemory</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72" w:author="Stephen McGough" w:date="2008-07-08T12:01:00Z"/>
              </w:numPr>
              <w:rPr>
                <w:ins w:id="3473" w:author="Stephen McGough" w:date="2008-07-08T12:01:00Z"/>
                <w:sz w:val="18"/>
              </w:rPr>
            </w:pPr>
            <w:ins w:id="3474"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475" w:author="Stephen McGough" w:date="2008-07-08T12:01:00Z"/>
              </w:numPr>
              <w:rPr>
                <w:ins w:id="3476"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77" w:author="Stephen McGough" w:date="2008-07-08T12:01:00Z"/>
              </w:numPr>
              <w:rPr>
                <w:ins w:id="3478"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479" w:author="Stephen McGough" w:date="2008-07-08T12:01:00Z"/>
              </w:numPr>
              <w:rPr>
                <w:ins w:id="3480" w:author="Stephen McGough" w:date="2008-07-08T12:01:00Z"/>
                <w:sz w:val="18"/>
                <w:szCs w:val="20"/>
              </w:rPr>
            </w:pPr>
          </w:p>
        </w:tc>
      </w:tr>
      <w:tr w:rsidR="00512C8F">
        <w:trPr>
          <w:ins w:id="348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482" w:author="Stephen McGough" w:date="2008-07-08T12:01:00Z"/>
              </w:numPr>
              <w:rPr>
                <w:ins w:id="3483" w:author="Stephen McGough" w:date="2008-07-08T12:01:00Z"/>
                <w:sz w:val="18"/>
              </w:rPr>
            </w:pPr>
            <w:ins w:id="3484" w:author="Stephen McGough" w:date="2008-07-08T12:01:00Z">
              <w:r w:rsidRPr="00AB21E5">
                <w:rPr>
                  <w:sz w:val="18"/>
                </w:rPr>
                <w:t>TotalVirtualMemory</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85" w:author="Stephen McGough" w:date="2008-07-08T12:01:00Z"/>
              </w:numPr>
              <w:rPr>
                <w:ins w:id="3486" w:author="Stephen McGough" w:date="2008-07-08T12:01:00Z"/>
                <w:sz w:val="18"/>
              </w:rPr>
            </w:pPr>
            <w:ins w:id="3487"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488" w:author="Stephen McGough" w:date="2008-07-08T12:01:00Z"/>
              </w:numPr>
              <w:rPr>
                <w:ins w:id="3489"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90" w:author="Stephen McGough" w:date="2008-07-08T12:01:00Z"/>
              </w:numPr>
              <w:rPr>
                <w:ins w:id="3491"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492" w:author="Stephen McGough" w:date="2008-07-08T12:01:00Z"/>
              </w:numPr>
              <w:rPr>
                <w:ins w:id="3493" w:author="Stephen McGough" w:date="2008-07-08T12:01:00Z"/>
                <w:sz w:val="18"/>
                <w:szCs w:val="20"/>
              </w:rPr>
            </w:pPr>
          </w:p>
        </w:tc>
      </w:tr>
      <w:tr w:rsidR="00512C8F">
        <w:trPr>
          <w:ins w:id="3494"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495" w:author="Stephen McGough" w:date="2008-07-08T12:01:00Z"/>
              </w:numPr>
              <w:rPr>
                <w:ins w:id="3496" w:author="Stephen McGough" w:date="2008-07-08T12:01:00Z"/>
                <w:sz w:val="18"/>
              </w:rPr>
            </w:pPr>
            <w:ins w:id="3497" w:author="Stephen McGough" w:date="2008-07-08T12:01:00Z">
              <w:r w:rsidRPr="00AB21E5">
                <w:rPr>
                  <w:sz w:val="18"/>
                </w:rPr>
                <w:t xml:space="preserve">TotalDiskSpace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498" w:author="Stephen McGough" w:date="2008-07-08T12:01:00Z"/>
              </w:numPr>
              <w:rPr>
                <w:ins w:id="3499" w:author="Stephen McGough" w:date="2008-07-08T12:01:00Z"/>
                <w:sz w:val="18"/>
              </w:rPr>
            </w:pPr>
            <w:ins w:id="3500"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501" w:author="Stephen McGough" w:date="2008-07-08T12:01:00Z"/>
              </w:numPr>
              <w:rPr>
                <w:ins w:id="3502"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03" w:author="Stephen McGough" w:date="2008-07-08T12:01:00Z"/>
              </w:numPr>
              <w:rPr>
                <w:ins w:id="3504"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505" w:author="Stephen McGough" w:date="2008-07-08T12:01:00Z"/>
              </w:numPr>
              <w:rPr>
                <w:ins w:id="3506" w:author="Stephen McGough" w:date="2008-07-08T12:01:00Z"/>
                <w:sz w:val="18"/>
                <w:szCs w:val="20"/>
              </w:rPr>
            </w:pPr>
          </w:p>
        </w:tc>
      </w:tr>
      <w:tr w:rsidR="00512C8F">
        <w:trPr>
          <w:ins w:id="350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508" w:author="Stephen McGough" w:date="2008-07-08T12:01:00Z"/>
              </w:numPr>
              <w:rPr>
                <w:ins w:id="3509" w:author="Stephen McGough" w:date="2008-07-08T12:01:00Z"/>
                <w:sz w:val="18"/>
              </w:rPr>
            </w:pPr>
            <w:ins w:id="3510" w:author="Stephen McGough" w:date="2008-07-08T12:01:00Z">
              <w:r w:rsidRPr="00AB21E5">
                <w:rPr>
                  <w:sz w:val="18"/>
                </w:rPr>
                <w:t>TotalResourceCount</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11" w:author="Stephen McGough" w:date="2008-07-08T12:01:00Z"/>
              </w:numPr>
              <w:rPr>
                <w:ins w:id="3512"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513" w:author="Stephen McGough" w:date="2008-07-08T12:01:00Z"/>
              </w:numPr>
              <w:rPr>
                <w:ins w:id="3514"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15" w:author="Stephen McGough" w:date="2008-07-08T12:01:00Z"/>
              </w:numPr>
              <w:rPr>
                <w:ins w:id="3516"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517" w:author="Stephen McGough" w:date="2008-07-08T12:01:00Z"/>
              </w:numPr>
              <w:rPr>
                <w:ins w:id="3518" w:author="Stephen McGough" w:date="2008-07-08T12:01:00Z"/>
                <w:sz w:val="18"/>
                <w:szCs w:val="20"/>
              </w:rPr>
            </w:pPr>
          </w:p>
        </w:tc>
      </w:tr>
      <w:tr w:rsidR="00512C8F">
        <w:trPr>
          <w:ins w:id="3519"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520" w:author="Stephen McGough" w:date="2008-07-08T12:01:00Z"/>
              </w:numPr>
              <w:rPr>
                <w:ins w:id="3521" w:author="Stephen McGough" w:date="2008-07-08T12:01:00Z"/>
                <w:sz w:val="18"/>
              </w:rPr>
            </w:pPr>
            <w:ins w:id="3522" w:author="Stephen McGough" w:date="2008-07-08T12:01:00Z">
              <w:r w:rsidRPr="00AB21E5">
                <w:rPr>
                  <w:sz w:val="18"/>
                </w:rPr>
                <w:t>DataStaging</w:t>
              </w:r>
              <w:r w:rsidRPr="00AB21E5">
                <w:rPr>
                  <w:sz w:val="18"/>
                </w:rPr>
                <w:tab/>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23" w:author="Stephen McGough" w:date="2008-07-08T12:01:00Z"/>
              </w:numPr>
              <w:rPr>
                <w:ins w:id="3524" w:author="Stephen McGough" w:date="2008-07-08T12:01:00Z"/>
                <w:sz w:val="18"/>
              </w:rPr>
            </w:pPr>
            <w:ins w:id="3525"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526" w:author="Stephen McGough" w:date="2008-07-08T12:01:00Z"/>
              </w:numPr>
              <w:rPr>
                <w:ins w:id="3527"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28" w:author="Stephen McGough" w:date="2008-07-08T12:01:00Z"/>
              </w:numPr>
              <w:rPr>
                <w:ins w:id="3529"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530" w:author="Stephen McGough" w:date="2008-07-08T12:01:00Z"/>
              </w:numPr>
              <w:rPr>
                <w:ins w:id="3531" w:author="Stephen McGough" w:date="2008-07-08T12:01:00Z"/>
                <w:sz w:val="18"/>
                <w:szCs w:val="20"/>
              </w:rPr>
            </w:pPr>
            <w:ins w:id="3532" w:author="Stephen McGough" w:date="2008-07-08T12:01:00Z">
              <w:r w:rsidRPr="00AB21E5">
                <w:rPr>
                  <w:sz w:val="18"/>
                  <w:szCs w:val="20"/>
                </w:rPr>
                <w:t>One DataStaging element should be provided for each input or output your job requires,</w:t>
              </w:r>
            </w:ins>
          </w:p>
          <w:p w:rsidR="00512C8F" w:rsidRPr="00AB21E5" w:rsidRDefault="00512C8F" w:rsidP="00025170">
            <w:pPr>
              <w:numPr>
                <w:ins w:id="3533" w:author="Stephen McGough" w:date="2008-07-08T12:01:00Z"/>
              </w:numPr>
              <w:rPr>
                <w:ins w:id="3534" w:author="Stephen McGough" w:date="2008-07-08T12:01:00Z"/>
                <w:sz w:val="18"/>
              </w:rPr>
            </w:pPr>
            <w:ins w:id="3535" w:author="Stephen McGough" w:date="2008-07-08T12:01:00Z">
              <w:r w:rsidRPr="00AB21E5">
                <w:rPr>
                  <w:sz w:val="18"/>
                  <w:szCs w:val="20"/>
                </w:rPr>
                <w:t xml:space="preserve">"name" attribute </w:t>
              </w:r>
              <w:r w:rsidRPr="00AB21E5">
                <w:rPr>
                  <w:sz w:val="18"/>
                </w:rPr>
                <w:t>Should match one of the input/output names in the application metadata. If the metadata describes an array, the name should have a numerical suffix, indicating which element of the array the stager represents (eg. inputarray-0, inputarray-1, etc.)</w:t>
              </w:r>
            </w:ins>
          </w:p>
        </w:tc>
      </w:tr>
      <w:tr w:rsidR="00512C8F">
        <w:trPr>
          <w:ins w:id="3536"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537" w:author="Stephen McGough" w:date="2008-07-08T12:01:00Z"/>
              </w:numPr>
              <w:rPr>
                <w:ins w:id="3538" w:author="Stephen McGough" w:date="2008-07-08T12:01:00Z"/>
                <w:sz w:val="18"/>
              </w:rPr>
            </w:pPr>
            <w:ins w:id="3539" w:author="Stephen McGough" w:date="2008-07-08T12:01:00Z">
              <w:r w:rsidRPr="00AB21E5">
                <w:rPr>
                  <w:sz w:val="18"/>
                </w:rPr>
                <w:t>FileName</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40" w:author="Stephen McGough" w:date="2008-07-08T12:01:00Z"/>
              </w:numPr>
              <w:rPr>
                <w:ins w:id="3541" w:author="Stephen McGough" w:date="2008-07-08T12:01:00Z"/>
                <w:sz w:val="18"/>
              </w:rPr>
            </w:pPr>
            <w:ins w:id="3542"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543" w:author="Stephen McGough" w:date="2008-07-08T12:01:00Z"/>
              </w:numPr>
              <w:rPr>
                <w:ins w:id="3544"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45" w:author="Stephen McGough" w:date="2008-07-08T12:01:00Z"/>
              </w:numPr>
              <w:rPr>
                <w:ins w:id="3546"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547" w:author="Stephen McGough" w:date="2008-07-08T12:01:00Z"/>
              </w:numPr>
              <w:rPr>
                <w:ins w:id="3548" w:author="Stephen McGough" w:date="2008-07-08T12:01:00Z"/>
                <w:sz w:val="18"/>
                <w:szCs w:val="20"/>
              </w:rPr>
            </w:pPr>
            <w:ins w:id="3549" w:author="Stephen McGough" w:date="2008-07-08T12:01:00Z">
              <w:r w:rsidRPr="00AB21E5">
                <w:rPr>
                  <w:sz w:val="18"/>
                  <w:szCs w:val="20"/>
                </w:rPr>
                <w:t>Used as above if the "name" attribute is not specified</w:t>
              </w:r>
            </w:ins>
          </w:p>
        </w:tc>
      </w:tr>
      <w:tr w:rsidR="00512C8F">
        <w:trPr>
          <w:ins w:id="3550"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551" w:author="Stephen McGough" w:date="2008-07-08T12:01:00Z"/>
              </w:numPr>
              <w:rPr>
                <w:ins w:id="3552" w:author="Stephen McGough" w:date="2008-07-08T12:01:00Z"/>
                <w:sz w:val="18"/>
              </w:rPr>
            </w:pPr>
            <w:ins w:id="3553" w:author="Stephen McGough" w:date="2008-07-08T12:01:00Z">
              <w:r w:rsidRPr="00AB21E5">
                <w:rPr>
                  <w:sz w:val="18"/>
                </w:rPr>
                <w:t>FilesystemName</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54" w:author="Stephen McGough" w:date="2008-07-08T12:01:00Z"/>
              </w:numPr>
              <w:rPr>
                <w:ins w:id="3555"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556" w:author="Stephen McGough" w:date="2008-07-08T12:01:00Z"/>
              </w:numPr>
              <w:rPr>
                <w:ins w:id="3557"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58" w:author="Stephen McGough" w:date="2008-07-08T12:01:00Z"/>
              </w:numPr>
              <w:rPr>
                <w:ins w:id="3559"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560" w:author="Stephen McGough" w:date="2008-07-08T12:01:00Z"/>
              </w:numPr>
              <w:rPr>
                <w:ins w:id="3561" w:author="Stephen McGough" w:date="2008-07-08T12:01:00Z"/>
                <w:sz w:val="18"/>
                <w:szCs w:val="20"/>
              </w:rPr>
            </w:pPr>
          </w:p>
        </w:tc>
      </w:tr>
      <w:tr w:rsidR="00512C8F">
        <w:trPr>
          <w:ins w:id="3562"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563" w:author="Stephen McGough" w:date="2008-07-08T12:01:00Z"/>
              </w:numPr>
              <w:rPr>
                <w:ins w:id="3564" w:author="Stephen McGough" w:date="2008-07-08T12:01:00Z"/>
                <w:sz w:val="18"/>
              </w:rPr>
            </w:pPr>
            <w:ins w:id="3565" w:author="Stephen McGough" w:date="2008-07-08T12:01:00Z">
              <w:r w:rsidRPr="00AB21E5">
                <w:rPr>
                  <w:sz w:val="18"/>
                </w:rPr>
                <w:t>CreationFlag</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66" w:author="Stephen McGough" w:date="2008-07-08T12:01:00Z"/>
              </w:numPr>
              <w:rPr>
                <w:ins w:id="3567"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568" w:author="Stephen McGough" w:date="2008-07-08T12:01:00Z"/>
              </w:numPr>
              <w:rPr>
                <w:ins w:id="3569"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70" w:author="Stephen McGough" w:date="2008-07-08T12:01:00Z"/>
              </w:numPr>
              <w:rPr>
                <w:ins w:id="3571"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572" w:author="Stephen McGough" w:date="2008-07-08T12:01:00Z"/>
              </w:numPr>
              <w:rPr>
                <w:ins w:id="3573" w:author="Stephen McGough" w:date="2008-07-08T12:01:00Z"/>
                <w:sz w:val="18"/>
                <w:szCs w:val="20"/>
              </w:rPr>
            </w:pPr>
          </w:p>
        </w:tc>
      </w:tr>
      <w:tr w:rsidR="00512C8F">
        <w:trPr>
          <w:ins w:id="3574"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575" w:author="Stephen McGough" w:date="2008-07-08T12:01:00Z"/>
              </w:numPr>
              <w:rPr>
                <w:ins w:id="3576" w:author="Stephen McGough" w:date="2008-07-08T12:01:00Z"/>
                <w:sz w:val="18"/>
              </w:rPr>
            </w:pPr>
            <w:ins w:id="3577" w:author="Stephen McGough" w:date="2008-07-08T12:01:00Z">
              <w:r w:rsidRPr="00AB21E5">
                <w:rPr>
                  <w:sz w:val="18"/>
                </w:rPr>
                <w:t>DeleteOnTermination</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78" w:author="Stephen McGough" w:date="2008-07-08T12:01:00Z"/>
              </w:numPr>
              <w:rPr>
                <w:ins w:id="3579"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580" w:author="Stephen McGough" w:date="2008-07-08T12:01:00Z"/>
              </w:numPr>
              <w:rPr>
                <w:ins w:id="3581"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82" w:author="Stephen McGough" w:date="2008-07-08T12:01:00Z"/>
              </w:numPr>
              <w:rPr>
                <w:ins w:id="3583"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584" w:author="Stephen McGough" w:date="2008-07-08T12:01:00Z"/>
              </w:numPr>
              <w:rPr>
                <w:ins w:id="3585" w:author="Stephen McGough" w:date="2008-07-08T12:01:00Z"/>
                <w:sz w:val="18"/>
                <w:szCs w:val="20"/>
              </w:rPr>
            </w:pPr>
          </w:p>
        </w:tc>
      </w:tr>
      <w:tr w:rsidR="00512C8F">
        <w:trPr>
          <w:ins w:id="3586"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587" w:author="Stephen McGough" w:date="2008-07-08T12:01:00Z"/>
              </w:numPr>
              <w:rPr>
                <w:ins w:id="3588" w:author="Stephen McGough" w:date="2008-07-08T12:01:00Z"/>
                <w:sz w:val="18"/>
              </w:rPr>
            </w:pPr>
            <w:ins w:id="3589" w:author="Stephen McGough" w:date="2008-07-08T12:01:00Z">
              <w:r w:rsidRPr="00AB21E5">
                <w:rPr>
                  <w:sz w:val="18"/>
                </w:rPr>
                <w:t>Source</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90" w:author="Stephen McGough" w:date="2008-07-08T12:01:00Z"/>
              </w:numPr>
              <w:rPr>
                <w:ins w:id="3591"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592" w:author="Stephen McGough" w:date="2008-07-08T12:01:00Z"/>
              </w:numPr>
              <w:rPr>
                <w:ins w:id="3593"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594" w:author="Stephen McGough" w:date="2008-07-08T12:01:00Z"/>
              </w:numPr>
              <w:rPr>
                <w:ins w:id="3595"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596" w:author="Stephen McGough" w:date="2008-07-08T12:01:00Z"/>
              </w:numPr>
              <w:rPr>
                <w:ins w:id="3597" w:author="Stephen McGough" w:date="2008-07-08T12:01:00Z"/>
                <w:sz w:val="18"/>
                <w:szCs w:val="20"/>
              </w:rPr>
            </w:pPr>
          </w:p>
        </w:tc>
      </w:tr>
      <w:tr w:rsidR="00512C8F">
        <w:trPr>
          <w:ins w:id="3598"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599" w:author="Stephen McGough" w:date="2008-07-08T12:01:00Z"/>
              </w:numPr>
              <w:rPr>
                <w:ins w:id="3600" w:author="Stephen McGough" w:date="2008-07-08T12:01:00Z"/>
                <w:sz w:val="18"/>
              </w:rPr>
            </w:pPr>
            <w:ins w:id="3601" w:author="Stephen McGough" w:date="2008-07-08T12:01:00Z">
              <w:r w:rsidRPr="00AB21E5">
                <w:rPr>
                  <w:sz w:val="18"/>
                </w:rPr>
                <w:t>Target</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02" w:author="Stephen McGough" w:date="2008-07-08T12:01:00Z"/>
              </w:numPr>
              <w:rPr>
                <w:ins w:id="3603"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604" w:author="Stephen McGough" w:date="2008-07-08T12:01:00Z"/>
              </w:numPr>
              <w:rPr>
                <w:ins w:id="3605"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06" w:author="Stephen McGough" w:date="2008-07-08T12:01:00Z"/>
              </w:numPr>
              <w:rPr>
                <w:ins w:id="3607"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608" w:author="Stephen McGough" w:date="2008-07-08T12:01:00Z"/>
              </w:numPr>
              <w:rPr>
                <w:ins w:id="3609" w:author="Stephen McGough" w:date="2008-07-08T12:01:00Z"/>
                <w:sz w:val="18"/>
                <w:szCs w:val="20"/>
              </w:rPr>
            </w:pPr>
          </w:p>
        </w:tc>
      </w:tr>
      <w:tr w:rsidR="00512C8F">
        <w:trPr>
          <w:ins w:id="3610"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611" w:author="Stephen McGough" w:date="2008-07-08T12:01:00Z"/>
              </w:numPr>
              <w:rPr>
                <w:ins w:id="3612" w:author="Stephen McGough" w:date="2008-07-08T12:01:00Z"/>
                <w:sz w:val="18"/>
              </w:rPr>
            </w:pPr>
            <w:ins w:id="3613" w:author="Stephen McGough" w:date="2008-07-08T12:01:00Z">
              <w:r w:rsidRPr="00AB21E5">
                <w:rPr>
                  <w:sz w:val="18"/>
                </w:rPr>
                <w:t>URI</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14" w:author="Stephen McGough" w:date="2008-07-08T12:01:00Z"/>
              </w:numPr>
              <w:rPr>
                <w:ins w:id="3615"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616" w:author="Stephen McGough" w:date="2008-07-08T12:01:00Z"/>
              </w:numPr>
              <w:rPr>
                <w:ins w:id="3617"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18" w:author="Stephen McGough" w:date="2008-07-08T12:01:00Z"/>
              </w:numPr>
              <w:rPr>
                <w:ins w:id="3619"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620" w:author="Stephen McGough" w:date="2008-07-08T12:01:00Z"/>
              </w:numPr>
              <w:rPr>
                <w:ins w:id="3621" w:author="Stephen McGough" w:date="2008-07-08T12:01:00Z"/>
                <w:sz w:val="18"/>
                <w:szCs w:val="20"/>
              </w:rPr>
            </w:pPr>
          </w:p>
        </w:tc>
      </w:tr>
      <w:tr w:rsidR="00512C8F">
        <w:trPr>
          <w:ins w:id="3622"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623" w:author="Stephen McGough" w:date="2008-07-08T12:01:00Z"/>
              </w:numPr>
              <w:rPr>
                <w:ins w:id="3624" w:author="Stephen McGough" w:date="2008-07-08T12:01:00Z"/>
                <w:sz w:val="18"/>
              </w:rPr>
            </w:pPr>
            <w:ins w:id="3625" w:author="Stephen McGough" w:date="2008-07-08T12:01:00Z">
              <w:r w:rsidRPr="00AB21E5">
                <w:rPr>
                  <w:sz w:val="18"/>
                </w:rPr>
                <w:t xml:space="preserve">POSIXApplication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26" w:author="Stephen McGough" w:date="2008-07-08T12:01:00Z"/>
              </w:numPr>
              <w:rPr>
                <w:ins w:id="3627" w:author="Stephen McGough" w:date="2008-07-08T12:01:00Z"/>
                <w:sz w:val="18"/>
              </w:rPr>
            </w:pPr>
            <w:ins w:id="3628"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629" w:author="Stephen McGough" w:date="2008-07-08T12:01:00Z"/>
              </w:numPr>
              <w:rPr>
                <w:ins w:id="3630"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31" w:author="Stephen McGough" w:date="2008-07-08T12:01:00Z"/>
              </w:numPr>
              <w:rPr>
                <w:ins w:id="3632"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633" w:author="Stephen McGough" w:date="2008-07-08T12:01:00Z"/>
              </w:numPr>
              <w:rPr>
                <w:ins w:id="3634" w:author="Stephen McGough" w:date="2008-07-08T12:01:00Z"/>
                <w:sz w:val="18"/>
                <w:szCs w:val="20"/>
              </w:rPr>
            </w:pPr>
          </w:p>
        </w:tc>
      </w:tr>
      <w:tr w:rsidR="00512C8F">
        <w:trPr>
          <w:ins w:id="363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636" w:author="Stephen McGough" w:date="2008-07-08T12:01:00Z"/>
              </w:numPr>
              <w:rPr>
                <w:ins w:id="3637" w:author="Stephen McGough" w:date="2008-07-08T12:01:00Z"/>
                <w:sz w:val="18"/>
              </w:rPr>
            </w:pPr>
            <w:ins w:id="3638" w:author="Stephen McGough" w:date="2008-07-08T12:01:00Z">
              <w:r w:rsidRPr="00AB21E5">
                <w:rPr>
                  <w:sz w:val="18"/>
                </w:rPr>
                <w:t xml:space="preserve">Executable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39" w:author="Stephen McGough" w:date="2008-07-08T12:01:00Z"/>
              </w:numPr>
              <w:rPr>
                <w:ins w:id="3640"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641" w:author="Stephen McGough" w:date="2008-07-08T12:01:00Z"/>
              </w:numPr>
              <w:rPr>
                <w:ins w:id="3642"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43" w:author="Stephen McGough" w:date="2008-07-08T12:01:00Z"/>
              </w:numPr>
              <w:rPr>
                <w:ins w:id="3644"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645" w:author="Stephen McGough" w:date="2008-07-08T12:01:00Z"/>
              </w:numPr>
              <w:rPr>
                <w:ins w:id="3646" w:author="Stephen McGough" w:date="2008-07-08T12:01:00Z"/>
                <w:sz w:val="18"/>
                <w:szCs w:val="20"/>
              </w:rPr>
            </w:pPr>
          </w:p>
        </w:tc>
      </w:tr>
      <w:tr w:rsidR="00512C8F">
        <w:trPr>
          <w:ins w:id="364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648" w:author="Stephen McGough" w:date="2008-07-08T12:01:00Z"/>
              </w:numPr>
              <w:rPr>
                <w:ins w:id="3649" w:author="Stephen McGough" w:date="2008-07-08T12:01:00Z"/>
                <w:sz w:val="18"/>
              </w:rPr>
            </w:pPr>
            <w:ins w:id="3650" w:author="Stephen McGough" w:date="2008-07-08T12:01:00Z">
              <w:r w:rsidRPr="00AB21E5">
                <w:rPr>
                  <w:sz w:val="18"/>
                </w:rPr>
                <w:t xml:space="preserve">Argument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51" w:author="Stephen McGough" w:date="2008-07-08T12:01:00Z"/>
              </w:numPr>
              <w:rPr>
                <w:ins w:id="3652" w:author="Stephen McGough" w:date="2008-07-08T12:01:00Z"/>
                <w:sz w:val="18"/>
              </w:rPr>
            </w:pPr>
            <w:ins w:id="3653"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654" w:author="Stephen McGough" w:date="2008-07-08T12:01:00Z"/>
              </w:numPr>
              <w:rPr>
                <w:ins w:id="3655"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56" w:author="Stephen McGough" w:date="2008-07-08T12:01:00Z"/>
              </w:numPr>
              <w:rPr>
                <w:ins w:id="3657"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658" w:author="Stephen McGough" w:date="2008-07-08T12:01:00Z"/>
              </w:numPr>
              <w:rPr>
                <w:ins w:id="3659" w:author="Stephen McGough" w:date="2008-07-08T12:01:00Z"/>
                <w:sz w:val="18"/>
                <w:szCs w:val="20"/>
              </w:rPr>
            </w:pPr>
            <w:ins w:id="3660" w:author="Stephen McGough" w:date="2008-07-08T12:01:00Z">
              <w:r w:rsidRPr="00AB21E5">
                <w:rPr>
                  <w:sz w:val="18"/>
                  <w:szCs w:val="20"/>
                </w:rPr>
                <w:t>Specifies a single commandline argument to pass to the application wrapper scripts</w:t>
              </w:r>
            </w:ins>
          </w:p>
        </w:tc>
      </w:tr>
      <w:tr w:rsidR="00512C8F">
        <w:trPr>
          <w:ins w:id="366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662" w:author="Stephen McGough" w:date="2008-07-08T12:01:00Z"/>
              </w:numPr>
              <w:rPr>
                <w:ins w:id="3663" w:author="Stephen McGough" w:date="2008-07-08T12:01:00Z"/>
                <w:sz w:val="18"/>
              </w:rPr>
            </w:pPr>
            <w:ins w:id="3664" w:author="Stephen McGough" w:date="2008-07-08T12:01:00Z">
              <w:r w:rsidRPr="00AB21E5">
                <w:rPr>
                  <w:sz w:val="18"/>
                </w:rPr>
                <w:t xml:space="preserve">Input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65" w:author="Stephen McGough" w:date="2008-07-08T12:01:00Z"/>
              </w:numPr>
              <w:rPr>
                <w:ins w:id="3666"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667" w:author="Stephen McGough" w:date="2008-07-08T12:01:00Z"/>
              </w:numPr>
              <w:rPr>
                <w:ins w:id="3668"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69" w:author="Stephen McGough" w:date="2008-07-08T12:01:00Z"/>
              </w:numPr>
              <w:rPr>
                <w:ins w:id="3670"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671" w:author="Stephen McGough" w:date="2008-07-08T12:01:00Z"/>
              </w:numPr>
              <w:rPr>
                <w:ins w:id="3672" w:author="Stephen McGough" w:date="2008-07-08T12:01:00Z"/>
                <w:sz w:val="18"/>
                <w:szCs w:val="20"/>
              </w:rPr>
            </w:pPr>
          </w:p>
        </w:tc>
      </w:tr>
      <w:tr w:rsidR="00512C8F">
        <w:trPr>
          <w:ins w:id="3673"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674" w:author="Stephen McGough" w:date="2008-07-08T12:01:00Z"/>
              </w:numPr>
              <w:rPr>
                <w:ins w:id="3675" w:author="Stephen McGough" w:date="2008-07-08T12:01:00Z"/>
                <w:sz w:val="18"/>
              </w:rPr>
            </w:pPr>
            <w:ins w:id="3676" w:author="Stephen McGough" w:date="2008-07-08T12:01:00Z">
              <w:r w:rsidRPr="00AB21E5">
                <w:rPr>
                  <w:sz w:val="18"/>
                </w:rPr>
                <w:t xml:space="preserve">Output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77" w:author="Stephen McGough" w:date="2008-07-08T12:01:00Z"/>
              </w:numPr>
              <w:rPr>
                <w:ins w:id="3678" w:author="Stephen McGough" w:date="2008-07-08T12:01:00Z"/>
                <w:sz w:val="18"/>
              </w:rPr>
            </w:pPr>
            <w:ins w:id="3679"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680" w:author="Stephen McGough" w:date="2008-07-08T12:01:00Z"/>
              </w:numPr>
              <w:rPr>
                <w:ins w:id="3681"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82" w:author="Stephen McGough" w:date="2008-07-08T12:01:00Z"/>
              </w:numPr>
              <w:rPr>
                <w:ins w:id="3683"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684" w:author="Stephen McGough" w:date="2008-07-08T12:01:00Z"/>
              </w:numPr>
              <w:rPr>
                <w:ins w:id="3685" w:author="Stephen McGough" w:date="2008-07-08T12:01:00Z"/>
                <w:sz w:val="18"/>
                <w:szCs w:val="20"/>
              </w:rPr>
            </w:pPr>
            <w:ins w:id="3686" w:author="Stephen McGough" w:date="2008-07-08T12:01:00Z">
              <w:r w:rsidRPr="00AB21E5">
                <w:rPr>
                  <w:sz w:val="18"/>
                  <w:szCs w:val="20"/>
                </w:rPr>
                <w:t>LSF plugin</w:t>
              </w:r>
            </w:ins>
          </w:p>
        </w:tc>
      </w:tr>
      <w:tr w:rsidR="00512C8F">
        <w:trPr>
          <w:ins w:id="368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688" w:author="Stephen McGough" w:date="2008-07-08T12:01:00Z"/>
              </w:numPr>
              <w:rPr>
                <w:ins w:id="3689" w:author="Stephen McGough" w:date="2008-07-08T12:01:00Z"/>
                <w:sz w:val="18"/>
              </w:rPr>
            </w:pPr>
            <w:ins w:id="3690" w:author="Stephen McGough" w:date="2008-07-08T12:01:00Z">
              <w:r w:rsidRPr="00AB21E5">
                <w:rPr>
                  <w:sz w:val="18"/>
                </w:rPr>
                <w:t xml:space="preserve">Error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91" w:author="Stephen McGough" w:date="2008-07-08T12:01:00Z"/>
              </w:numPr>
              <w:rPr>
                <w:ins w:id="3692" w:author="Stephen McGough" w:date="2008-07-08T12:01:00Z"/>
                <w:sz w:val="18"/>
              </w:rPr>
            </w:pPr>
            <w:ins w:id="3693"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694" w:author="Stephen McGough" w:date="2008-07-08T12:01:00Z"/>
              </w:numPr>
              <w:rPr>
                <w:ins w:id="3695"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696" w:author="Stephen McGough" w:date="2008-07-08T12:01:00Z"/>
              </w:numPr>
              <w:rPr>
                <w:ins w:id="3697"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698" w:author="Stephen McGough" w:date="2008-07-08T12:01:00Z"/>
              </w:numPr>
              <w:rPr>
                <w:ins w:id="3699" w:author="Stephen McGough" w:date="2008-07-08T12:01:00Z"/>
                <w:sz w:val="18"/>
                <w:szCs w:val="20"/>
              </w:rPr>
            </w:pPr>
            <w:ins w:id="3700" w:author="Stephen McGough" w:date="2008-07-08T12:01:00Z">
              <w:r w:rsidRPr="00AB21E5">
                <w:rPr>
                  <w:sz w:val="18"/>
                  <w:szCs w:val="20"/>
                </w:rPr>
                <w:t>LSF plugin</w:t>
              </w:r>
            </w:ins>
          </w:p>
        </w:tc>
      </w:tr>
      <w:tr w:rsidR="00512C8F">
        <w:trPr>
          <w:ins w:id="370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702" w:author="Stephen McGough" w:date="2008-07-08T12:01:00Z"/>
              </w:numPr>
              <w:rPr>
                <w:ins w:id="3703" w:author="Stephen McGough" w:date="2008-07-08T12:01:00Z"/>
                <w:sz w:val="18"/>
              </w:rPr>
            </w:pPr>
            <w:ins w:id="3704" w:author="Stephen McGough" w:date="2008-07-08T12:01:00Z">
              <w:r w:rsidRPr="00AB21E5">
                <w:rPr>
                  <w:sz w:val="18"/>
                </w:rPr>
                <w:t xml:space="preserve">WorkingDirectory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05" w:author="Stephen McGough" w:date="2008-07-08T12:01:00Z"/>
              </w:numPr>
              <w:rPr>
                <w:ins w:id="3706" w:author="Stephen McGough" w:date="2008-07-08T12:01:00Z"/>
                <w:sz w:val="18"/>
              </w:rPr>
            </w:pPr>
            <w:ins w:id="3707"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708" w:author="Stephen McGough" w:date="2008-07-08T12:01:00Z"/>
              </w:numPr>
              <w:rPr>
                <w:ins w:id="3709"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10" w:author="Stephen McGough" w:date="2008-07-08T12:01:00Z"/>
              </w:numPr>
              <w:rPr>
                <w:ins w:id="3711"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712" w:author="Stephen McGough" w:date="2008-07-08T12:01:00Z"/>
              </w:numPr>
              <w:rPr>
                <w:ins w:id="3713" w:author="Stephen McGough" w:date="2008-07-08T12:01:00Z"/>
                <w:sz w:val="18"/>
                <w:szCs w:val="20"/>
              </w:rPr>
            </w:pPr>
            <w:ins w:id="3714" w:author="Stephen McGough" w:date="2008-07-08T12:01:00Z">
              <w:r w:rsidRPr="00AB21E5">
                <w:rPr>
                  <w:sz w:val="18"/>
                  <w:szCs w:val="20"/>
                </w:rPr>
                <w:t xml:space="preserve">LSF plugin </w:t>
              </w:r>
            </w:ins>
          </w:p>
        </w:tc>
      </w:tr>
      <w:tr w:rsidR="00512C8F">
        <w:trPr>
          <w:ins w:id="371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716" w:author="Stephen McGough" w:date="2008-07-08T12:01:00Z"/>
              </w:numPr>
              <w:rPr>
                <w:ins w:id="3717" w:author="Stephen McGough" w:date="2008-07-08T12:01:00Z"/>
                <w:sz w:val="18"/>
              </w:rPr>
            </w:pPr>
            <w:ins w:id="3718" w:author="Stephen McGough" w:date="2008-07-08T12:01:00Z">
              <w:r w:rsidRPr="00AB21E5">
                <w:rPr>
                  <w:sz w:val="18"/>
                </w:rPr>
                <w:t xml:space="preserve">Environment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19" w:author="Stephen McGough" w:date="2008-07-08T12:01:00Z"/>
              </w:numPr>
              <w:rPr>
                <w:ins w:id="3720"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721" w:author="Stephen McGough" w:date="2008-07-08T12:01:00Z"/>
              </w:numPr>
              <w:rPr>
                <w:ins w:id="3722"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23" w:author="Stephen McGough" w:date="2008-07-08T12:01:00Z"/>
              </w:numPr>
              <w:rPr>
                <w:ins w:id="3724"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725" w:author="Stephen McGough" w:date="2008-07-08T12:01:00Z"/>
              </w:numPr>
              <w:rPr>
                <w:ins w:id="3726" w:author="Stephen McGough" w:date="2008-07-08T12:01:00Z"/>
                <w:sz w:val="18"/>
                <w:szCs w:val="20"/>
              </w:rPr>
            </w:pPr>
          </w:p>
        </w:tc>
      </w:tr>
      <w:tr w:rsidR="00512C8F">
        <w:trPr>
          <w:ins w:id="372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728" w:author="Stephen McGough" w:date="2008-07-08T12:01:00Z"/>
              </w:numPr>
              <w:rPr>
                <w:ins w:id="3729" w:author="Stephen McGough" w:date="2008-07-08T12:01:00Z"/>
                <w:sz w:val="18"/>
              </w:rPr>
            </w:pPr>
            <w:ins w:id="3730" w:author="Stephen McGough" w:date="2008-07-08T12:01:00Z">
              <w:r w:rsidRPr="00AB21E5">
                <w:rPr>
                  <w:sz w:val="18"/>
                </w:rPr>
                <w:t>WallTimeLimit</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31" w:author="Stephen McGough" w:date="2008-07-08T12:01:00Z"/>
              </w:numPr>
              <w:rPr>
                <w:ins w:id="3732"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733" w:author="Stephen McGough" w:date="2008-07-08T12:01:00Z"/>
              </w:numPr>
              <w:rPr>
                <w:ins w:id="3734"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35" w:author="Stephen McGough" w:date="2008-07-08T12:01:00Z"/>
              </w:numPr>
              <w:rPr>
                <w:ins w:id="3736"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737" w:author="Stephen McGough" w:date="2008-07-08T12:01:00Z"/>
              </w:numPr>
              <w:rPr>
                <w:ins w:id="3738" w:author="Stephen McGough" w:date="2008-07-08T12:01:00Z"/>
                <w:sz w:val="18"/>
                <w:szCs w:val="20"/>
              </w:rPr>
            </w:pPr>
          </w:p>
        </w:tc>
      </w:tr>
      <w:tr w:rsidR="00512C8F">
        <w:trPr>
          <w:ins w:id="3739"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740" w:author="Stephen McGough" w:date="2008-07-08T12:01:00Z"/>
              </w:numPr>
              <w:rPr>
                <w:ins w:id="3741" w:author="Stephen McGough" w:date="2008-07-08T12:01:00Z"/>
                <w:sz w:val="18"/>
              </w:rPr>
            </w:pPr>
            <w:ins w:id="3742" w:author="Stephen McGough" w:date="2008-07-08T12:01:00Z">
              <w:r w:rsidRPr="00AB21E5">
                <w:rPr>
                  <w:sz w:val="18"/>
                </w:rPr>
                <w:t xml:space="preserve">FileSizeLimit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43" w:author="Stephen McGough" w:date="2008-07-08T12:01:00Z"/>
              </w:numPr>
              <w:rPr>
                <w:ins w:id="3744" w:author="Stephen McGough" w:date="2008-07-08T12:01:00Z"/>
                <w:sz w:val="18"/>
              </w:rPr>
            </w:pPr>
            <w:ins w:id="3745"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746" w:author="Stephen McGough" w:date="2008-07-08T12:01:00Z"/>
              </w:numPr>
              <w:rPr>
                <w:ins w:id="3747"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48" w:author="Stephen McGough" w:date="2008-07-08T12:01:00Z"/>
              </w:numPr>
              <w:rPr>
                <w:ins w:id="3749"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750" w:author="Stephen McGough" w:date="2008-07-08T12:01:00Z"/>
              </w:numPr>
              <w:rPr>
                <w:ins w:id="3751" w:author="Stephen McGough" w:date="2008-07-08T12:01:00Z"/>
                <w:sz w:val="18"/>
                <w:szCs w:val="20"/>
              </w:rPr>
            </w:pPr>
            <w:ins w:id="3752" w:author="Stephen McGough" w:date="2008-07-08T12:01:00Z">
              <w:r w:rsidRPr="00AB21E5">
                <w:rPr>
                  <w:sz w:val="18"/>
                  <w:szCs w:val="20"/>
                </w:rPr>
                <w:t xml:space="preserve"> LocalExecution plugin on POSIX</w:t>
              </w:r>
            </w:ins>
          </w:p>
        </w:tc>
      </w:tr>
      <w:tr w:rsidR="00512C8F">
        <w:trPr>
          <w:ins w:id="3753"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754" w:author="Stephen McGough" w:date="2008-07-08T12:01:00Z"/>
              </w:numPr>
              <w:rPr>
                <w:ins w:id="3755" w:author="Stephen McGough" w:date="2008-07-08T12:01:00Z"/>
                <w:sz w:val="18"/>
              </w:rPr>
            </w:pPr>
            <w:ins w:id="3756" w:author="Stephen McGough" w:date="2008-07-08T12:01:00Z">
              <w:r w:rsidRPr="00AB21E5">
                <w:rPr>
                  <w:sz w:val="18"/>
                </w:rPr>
                <w:t>CoreDumpLimit</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57" w:author="Stephen McGough" w:date="2008-07-08T12:01:00Z"/>
              </w:numPr>
              <w:rPr>
                <w:ins w:id="3758" w:author="Stephen McGough" w:date="2008-07-08T12:01:00Z"/>
                <w:sz w:val="18"/>
              </w:rPr>
            </w:pPr>
            <w:ins w:id="3759"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760" w:author="Stephen McGough" w:date="2008-07-08T12:01:00Z"/>
              </w:numPr>
              <w:rPr>
                <w:ins w:id="3761"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62" w:author="Stephen McGough" w:date="2008-07-08T12:01:00Z"/>
              </w:numPr>
              <w:rPr>
                <w:ins w:id="3763"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764" w:author="Stephen McGough" w:date="2008-07-08T12:01:00Z"/>
              </w:numPr>
              <w:rPr>
                <w:ins w:id="3765" w:author="Stephen McGough" w:date="2008-07-08T12:01:00Z"/>
                <w:sz w:val="18"/>
                <w:szCs w:val="20"/>
              </w:rPr>
            </w:pPr>
            <w:ins w:id="3766" w:author="Stephen McGough" w:date="2008-07-08T12:01:00Z">
              <w:r w:rsidRPr="00AB21E5">
                <w:rPr>
                  <w:sz w:val="18"/>
                  <w:szCs w:val="20"/>
                </w:rPr>
                <w:t xml:space="preserve"> LocalExecution plugin on POSIX</w:t>
              </w:r>
            </w:ins>
          </w:p>
        </w:tc>
      </w:tr>
      <w:tr w:rsidR="00512C8F">
        <w:trPr>
          <w:ins w:id="376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768" w:author="Stephen McGough" w:date="2008-07-08T12:01:00Z"/>
              </w:numPr>
              <w:rPr>
                <w:ins w:id="3769" w:author="Stephen McGough" w:date="2008-07-08T12:01:00Z"/>
                <w:sz w:val="18"/>
              </w:rPr>
            </w:pPr>
            <w:ins w:id="3770" w:author="Stephen McGough" w:date="2008-07-08T12:01:00Z">
              <w:r w:rsidRPr="00AB21E5">
                <w:rPr>
                  <w:sz w:val="18"/>
                </w:rPr>
                <w:t xml:space="preserve">DataSegmentLimit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71" w:author="Stephen McGough" w:date="2008-07-08T12:01:00Z"/>
              </w:numPr>
              <w:rPr>
                <w:ins w:id="3772" w:author="Stephen McGough" w:date="2008-07-08T12:01:00Z"/>
                <w:sz w:val="18"/>
              </w:rPr>
            </w:pPr>
            <w:ins w:id="3773"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774" w:author="Stephen McGough" w:date="2008-07-08T12:01:00Z"/>
              </w:numPr>
              <w:rPr>
                <w:ins w:id="3775"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76" w:author="Stephen McGough" w:date="2008-07-08T12:01:00Z"/>
              </w:numPr>
              <w:rPr>
                <w:ins w:id="3777"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778" w:author="Stephen McGough" w:date="2008-07-08T12:01:00Z"/>
              </w:numPr>
              <w:rPr>
                <w:ins w:id="3779" w:author="Stephen McGough" w:date="2008-07-08T12:01:00Z"/>
                <w:sz w:val="18"/>
                <w:szCs w:val="20"/>
              </w:rPr>
            </w:pPr>
            <w:ins w:id="3780" w:author="Stephen McGough" w:date="2008-07-08T12:01:00Z">
              <w:r w:rsidRPr="00AB21E5">
                <w:rPr>
                  <w:sz w:val="18"/>
                  <w:szCs w:val="20"/>
                </w:rPr>
                <w:t xml:space="preserve"> LocalExecution plugin on POSIX</w:t>
              </w:r>
            </w:ins>
          </w:p>
        </w:tc>
      </w:tr>
      <w:tr w:rsidR="00512C8F">
        <w:trPr>
          <w:ins w:id="378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782" w:author="Stephen McGough" w:date="2008-07-08T12:01:00Z"/>
              </w:numPr>
              <w:rPr>
                <w:ins w:id="3783" w:author="Stephen McGough" w:date="2008-07-08T12:01:00Z"/>
                <w:sz w:val="18"/>
              </w:rPr>
            </w:pPr>
            <w:ins w:id="3784" w:author="Stephen McGough" w:date="2008-07-08T12:01:00Z">
              <w:r w:rsidRPr="00AB21E5">
                <w:rPr>
                  <w:sz w:val="18"/>
                </w:rPr>
                <w:t xml:space="preserve">LockedMemoryLimit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85" w:author="Stephen McGough" w:date="2008-07-08T12:01:00Z"/>
              </w:numPr>
              <w:rPr>
                <w:ins w:id="3786" w:author="Stephen McGough" w:date="2008-07-08T12:01:00Z"/>
                <w:sz w:val="18"/>
              </w:rPr>
            </w:pPr>
            <w:ins w:id="3787"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788" w:author="Stephen McGough" w:date="2008-07-08T12:01:00Z"/>
              </w:numPr>
              <w:rPr>
                <w:ins w:id="3789"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90" w:author="Stephen McGough" w:date="2008-07-08T12:01:00Z"/>
              </w:numPr>
              <w:rPr>
                <w:ins w:id="3791"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792" w:author="Stephen McGough" w:date="2008-07-08T12:01:00Z"/>
              </w:numPr>
              <w:rPr>
                <w:ins w:id="3793" w:author="Stephen McGough" w:date="2008-07-08T12:01:00Z"/>
                <w:sz w:val="18"/>
                <w:szCs w:val="20"/>
              </w:rPr>
            </w:pPr>
            <w:ins w:id="3794" w:author="Stephen McGough" w:date="2008-07-08T12:01:00Z">
              <w:r w:rsidRPr="00AB21E5">
                <w:rPr>
                  <w:sz w:val="18"/>
                  <w:szCs w:val="20"/>
                </w:rPr>
                <w:t xml:space="preserve"> LocalExecution plugin on POSIX</w:t>
              </w:r>
            </w:ins>
          </w:p>
        </w:tc>
      </w:tr>
      <w:tr w:rsidR="00512C8F">
        <w:trPr>
          <w:ins w:id="379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796" w:author="Stephen McGough" w:date="2008-07-08T12:01:00Z"/>
              </w:numPr>
              <w:rPr>
                <w:ins w:id="3797" w:author="Stephen McGough" w:date="2008-07-08T12:01:00Z"/>
                <w:sz w:val="18"/>
              </w:rPr>
            </w:pPr>
            <w:ins w:id="3798" w:author="Stephen McGough" w:date="2008-07-08T12:01:00Z">
              <w:r w:rsidRPr="00AB21E5">
                <w:rPr>
                  <w:sz w:val="18"/>
                </w:rPr>
                <w:t xml:space="preserve">MemoryLimit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799" w:author="Stephen McGough" w:date="2008-07-08T12:01:00Z"/>
              </w:numPr>
              <w:rPr>
                <w:ins w:id="3800"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801" w:author="Stephen McGough" w:date="2008-07-08T12:01:00Z"/>
              </w:numPr>
              <w:rPr>
                <w:ins w:id="3802"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03" w:author="Stephen McGough" w:date="2008-07-08T12:01:00Z"/>
              </w:numPr>
              <w:rPr>
                <w:ins w:id="3804"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805" w:author="Stephen McGough" w:date="2008-07-08T12:01:00Z"/>
              </w:numPr>
              <w:rPr>
                <w:ins w:id="3806" w:author="Stephen McGough" w:date="2008-07-08T12:01:00Z"/>
                <w:sz w:val="18"/>
                <w:szCs w:val="20"/>
              </w:rPr>
            </w:pPr>
          </w:p>
        </w:tc>
      </w:tr>
      <w:tr w:rsidR="00512C8F">
        <w:trPr>
          <w:ins w:id="380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808" w:author="Stephen McGough" w:date="2008-07-08T12:01:00Z"/>
              </w:numPr>
              <w:rPr>
                <w:ins w:id="3809" w:author="Stephen McGough" w:date="2008-07-08T12:01:00Z"/>
                <w:sz w:val="18"/>
              </w:rPr>
            </w:pPr>
            <w:ins w:id="3810" w:author="Stephen McGough" w:date="2008-07-08T12:01:00Z">
              <w:r w:rsidRPr="00AB21E5">
                <w:rPr>
                  <w:sz w:val="18"/>
                </w:rPr>
                <w:t xml:space="preserve">OpenDescriptorsLimit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11" w:author="Stephen McGough" w:date="2008-07-08T12:01:00Z"/>
              </w:numPr>
              <w:rPr>
                <w:ins w:id="3812" w:author="Stephen McGough" w:date="2008-07-08T12:01:00Z"/>
                <w:sz w:val="18"/>
              </w:rPr>
            </w:pPr>
            <w:ins w:id="3813"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814" w:author="Stephen McGough" w:date="2008-07-08T12:01:00Z"/>
              </w:numPr>
              <w:rPr>
                <w:ins w:id="3815"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16" w:author="Stephen McGough" w:date="2008-07-08T12:01:00Z"/>
              </w:numPr>
              <w:rPr>
                <w:ins w:id="3817"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818" w:author="Stephen McGough" w:date="2008-07-08T12:01:00Z"/>
              </w:numPr>
              <w:rPr>
                <w:ins w:id="3819" w:author="Stephen McGough" w:date="2008-07-08T12:01:00Z"/>
                <w:sz w:val="18"/>
                <w:szCs w:val="20"/>
              </w:rPr>
            </w:pPr>
            <w:ins w:id="3820" w:author="Stephen McGough" w:date="2008-07-08T12:01:00Z">
              <w:r w:rsidRPr="00AB21E5">
                <w:rPr>
                  <w:sz w:val="18"/>
                  <w:szCs w:val="20"/>
                </w:rPr>
                <w:t xml:space="preserve"> LocalExecution plugin on POSIX</w:t>
              </w:r>
            </w:ins>
          </w:p>
        </w:tc>
      </w:tr>
      <w:tr w:rsidR="00512C8F">
        <w:trPr>
          <w:ins w:id="382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822" w:author="Stephen McGough" w:date="2008-07-08T12:01:00Z"/>
              </w:numPr>
              <w:rPr>
                <w:ins w:id="3823" w:author="Stephen McGough" w:date="2008-07-08T12:01:00Z"/>
                <w:sz w:val="18"/>
              </w:rPr>
            </w:pPr>
            <w:ins w:id="3824" w:author="Stephen McGough" w:date="2008-07-08T12:01:00Z">
              <w:r w:rsidRPr="00AB21E5">
                <w:rPr>
                  <w:sz w:val="18"/>
                </w:rPr>
                <w:t xml:space="preserve">PipeSizeLimit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25" w:author="Stephen McGough" w:date="2008-07-08T12:01:00Z"/>
              </w:numPr>
              <w:rPr>
                <w:ins w:id="3826"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827" w:author="Stephen McGough" w:date="2008-07-08T12:01:00Z"/>
              </w:numPr>
              <w:rPr>
                <w:ins w:id="3828"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29" w:author="Stephen McGough" w:date="2008-07-08T12:01:00Z"/>
              </w:numPr>
              <w:rPr>
                <w:ins w:id="3830"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831" w:author="Stephen McGough" w:date="2008-07-08T12:01:00Z"/>
              </w:numPr>
              <w:rPr>
                <w:ins w:id="3832" w:author="Stephen McGough" w:date="2008-07-08T12:01:00Z"/>
                <w:sz w:val="18"/>
                <w:szCs w:val="20"/>
              </w:rPr>
            </w:pPr>
          </w:p>
        </w:tc>
      </w:tr>
      <w:tr w:rsidR="00512C8F">
        <w:trPr>
          <w:ins w:id="3833"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834" w:author="Stephen McGough" w:date="2008-07-08T12:01:00Z"/>
              </w:numPr>
              <w:rPr>
                <w:ins w:id="3835" w:author="Stephen McGough" w:date="2008-07-08T12:01:00Z"/>
                <w:sz w:val="18"/>
              </w:rPr>
            </w:pPr>
            <w:ins w:id="3836" w:author="Stephen McGough" w:date="2008-07-08T12:01:00Z">
              <w:r w:rsidRPr="00AB21E5">
                <w:rPr>
                  <w:sz w:val="18"/>
                </w:rPr>
                <w:t xml:space="preserve">StackSizeLimit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37" w:author="Stephen McGough" w:date="2008-07-08T12:01:00Z"/>
              </w:numPr>
              <w:rPr>
                <w:ins w:id="3838" w:author="Stephen McGough" w:date="2008-07-08T12:01:00Z"/>
                <w:sz w:val="18"/>
              </w:rPr>
            </w:pPr>
            <w:ins w:id="3839"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840" w:author="Stephen McGough" w:date="2008-07-08T12:01:00Z"/>
              </w:numPr>
              <w:rPr>
                <w:ins w:id="3841"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42" w:author="Stephen McGough" w:date="2008-07-08T12:01:00Z"/>
              </w:numPr>
              <w:rPr>
                <w:ins w:id="3843"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844" w:author="Stephen McGough" w:date="2008-07-08T12:01:00Z"/>
              </w:numPr>
              <w:rPr>
                <w:ins w:id="3845" w:author="Stephen McGough" w:date="2008-07-08T12:01:00Z"/>
                <w:sz w:val="18"/>
                <w:szCs w:val="20"/>
              </w:rPr>
            </w:pPr>
            <w:ins w:id="3846" w:author="Stephen McGough" w:date="2008-07-08T12:01:00Z">
              <w:r w:rsidRPr="00AB21E5">
                <w:rPr>
                  <w:sz w:val="18"/>
                  <w:szCs w:val="20"/>
                </w:rPr>
                <w:t xml:space="preserve"> LocalExecution plugin on POSIX</w:t>
              </w:r>
            </w:ins>
          </w:p>
        </w:tc>
      </w:tr>
      <w:tr w:rsidR="00512C8F">
        <w:trPr>
          <w:ins w:id="384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848" w:author="Stephen McGough" w:date="2008-07-08T12:01:00Z"/>
              </w:numPr>
              <w:rPr>
                <w:ins w:id="3849" w:author="Stephen McGough" w:date="2008-07-08T12:01:00Z"/>
                <w:sz w:val="18"/>
              </w:rPr>
            </w:pPr>
            <w:ins w:id="3850" w:author="Stephen McGough" w:date="2008-07-08T12:01:00Z">
              <w:r w:rsidRPr="00AB21E5">
                <w:rPr>
                  <w:sz w:val="18"/>
                </w:rPr>
                <w:t xml:space="preserve">CPUTimeLimit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51" w:author="Stephen McGough" w:date="2008-07-08T12:01:00Z"/>
              </w:numPr>
              <w:rPr>
                <w:ins w:id="3852" w:author="Stephen McGough" w:date="2008-07-08T12:01:00Z"/>
                <w:sz w:val="18"/>
              </w:rPr>
            </w:pPr>
            <w:ins w:id="3853"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854" w:author="Stephen McGough" w:date="2008-07-08T12:01:00Z"/>
              </w:numPr>
              <w:rPr>
                <w:ins w:id="3855"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56" w:author="Stephen McGough" w:date="2008-07-08T12:01:00Z"/>
              </w:numPr>
              <w:rPr>
                <w:ins w:id="3857"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858" w:author="Stephen McGough" w:date="2008-07-08T12:01:00Z"/>
              </w:numPr>
              <w:rPr>
                <w:ins w:id="3859" w:author="Stephen McGough" w:date="2008-07-08T12:01:00Z"/>
                <w:sz w:val="18"/>
                <w:szCs w:val="20"/>
              </w:rPr>
            </w:pPr>
            <w:ins w:id="3860" w:author="Stephen McGough" w:date="2008-07-08T12:01:00Z">
              <w:r w:rsidRPr="00AB21E5">
                <w:rPr>
                  <w:sz w:val="18"/>
                  <w:szCs w:val="20"/>
                </w:rPr>
                <w:t xml:space="preserve"> LocalExecution plugin on POSIX</w:t>
              </w:r>
            </w:ins>
          </w:p>
        </w:tc>
      </w:tr>
      <w:tr w:rsidR="00512C8F">
        <w:trPr>
          <w:ins w:id="386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862" w:author="Stephen McGough" w:date="2008-07-08T12:01:00Z"/>
              </w:numPr>
              <w:rPr>
                <w:ins w:id="3863" w:author="Stephen McGough" w:date="2008-07-08T12:01:00Z"/>
                <w:sz w:val="18"/>
              </w:rPr>
            </w:pPr>
            <w:ins w:id="3864" w:author="Stephen McGough" w:date="2008-07-08T12:01:00Z">
              <w:r w:rsidRPr="00AB21E5">
                <w:rPr>
                  <w:sz w:val="18"/>
                </w:rPr>
                <w:t xml:space="preserve">ProcessCountLimit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65" w:author="Stephen McGough" w:date="2008-07-08T12:01:00Z"/>
              </w:numPr>
              <w:rPr>
                <w:ins w:id="3866"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867" w:author="Stephen McGough" w:date="2008-07-08T12:01:00Z"/>
              </w:numPr>
              <w:rPr>
                <w:ins w:id="3868"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69" w:author="Stephen McGough" w:date="2008-07-08T12:01:00Z"/>
              </w:numPr>
              <w:rPr>
                <w:ins w:id="3870"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871" w:author="Stephen McGough" w:date="2008-07-08T12:01:00Z"/>
              </w:numPr>
              <w:rPr>
                <w:ins w:id="3872" w:author="Stephen McGough" w:date="2008-07-08T12:01:00Z"/>
                <w:sz w:val="18"/>
                <w:szCs w:val="20"/>
              </w:rPr>
            </w:pPr>
          </w:p>
        </w:tc>
      </w:tr>
      <w:tr w:rsidR="00512C8F">
        <w:trPr>
          <w:ins w:id="3873"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874" w:author="Stephen McGough" w:date="2008-07-08T12:01:00Z"/>
              </w:numPr>
              <w:rPr>
                <w:ins w:id="3875" w:author="Stephen McGough" w:date="2008-07-08T12:01:00Z"/>
                <w:sz w:val="18"/>
              </w:rPr>
            </w:pPr>
            <w:ins w:id="3876" w:author="Stephen McGough" w:date="2008-07-08T12:01:00Z">
              <w:r w:rsidRPr="00AB21E5">
                <w:rPr>
                  <w:sz w:val="18"/>
                </w:rPr>
                <w:t xml:space="preserve">VirtualMemoryLimit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77" w:author="Stephen McGough" w:date="2008-07-08T12:01:00Z"/>
              </w:numPr>
              <w:rPr>
                <w:ins w:id="3878" w:author="Stephen McGough" w:date="2008-07-08T12:01:00Z"/>
                <w:sz w:val="18"/>
              </w:rPr>
            </w:pPr>
            <w:ins w:id="3879"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880" w:author="Stephen McGough" w:date="2008-07-08T12:01:00Z"/>
              </w:numPr>
              <w:rPr>
                <w:ins w:id="3881"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82" w:author="Stephen McGough" w:date="2008-07-08T12:01:00Z"/>
              </w:numPr>
              <w:rPr>
                <w:ins w:id="3883"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884" w:author="Stephen McGough" w:date="2008-07-08T12:01:00Z"/>
              </w:numPr>
              <w:rPr>
                <w:ins w:id="3885" w:author="Stephen McGough" w:date="2008-07-08T12:01:00Z"/>
                <w:sz w:val="18"/>
                <w:szCs w:val="20"/>
              </w:rPr>
            </w:pPr>
          </w:p>
        </w:tc>
      </w:tr>
      <w:tr w:rsidR="00512C8F">
        <w:trPr>
          <w:ins w:id="3886"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887" w:author="Stephen McGough" w:date="2008-07-08T12:01:00Z"/>
              </w:numPr>
              <w:rPr>
                <w:ins w:id="3888" w:author="Stephen McGough" w:date="2008-07-08T12:01:00Z"/>
                <w:sz w:val="18"/>
              </w:rPr>
            </w:pPr>
            <w:ins w:id="3889" w:author="Stephen McGough" w:date="2008-07-08T12:01:00Z">
              <w:r w:rsidRPr="00AB21E5">
                <w:rPr>
                  <w:sz w:val="18"/>
                </w:rPr>
                <w:t xml:space="preserve">CPUTimeLimit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90" w:author="Stephen McGough" w:date="2008-07-08T12:01:00Z"/>
              </w:numPr>
              <w:rPr>
                <w:ins w:id="3891" w:author="Stephen McGough" w:date="2008-07-08T12:01:00Z"/>
                <w:sz w:val="18"/>
              </w:rPr>
            </w:pPr>
            <w:ins w:id="3892"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893" w:author="Stephen McGough" w:date="2008-07-08T12:01:00Z"/>
              </w:numPr>
              <w:rPr>
                <w:ins w:id="3894"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895" w:author="Stephen McGough" w:date="2008-07-08T12:01:00Z"/>
              </w:numPr>
              <w:rPr>
                <w:ins w:id="3896"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897" w:author="Stephen McGough" w:date="2008-07-08T12:01:00Z"/>
              </w:numPr>
              <w:rPr>
                <w:ins w:id="3898" w:author="Stephen McGough" w:date="2008-07-08T12:01:00Z"/>
                <w:sz w:val="18"/>
                <w:szCs w:val="20"/>
              </w:rPr>
            </w:pPr>
          </w:p>
        </w:tc>
      </w:tr>
      <w:tr w:rsidR="00512C8F">
        <w:trPr>
          <w:ins w:id="3899"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900" w:author="Stephen McGough" w:date="2008-07-08T12:01:00Z"/>
              </w:numPr>
              <w:rPr>
                <w:ins w:id="3901" w:author="Stephen McGough" w:date="2008-07-08T12:01:00Z"/>
                <w:sz w:val="18"/>
              </w:rPr>
            </w:pPr>
            <w:ins w:id="3902" w:author="Stephen McGough" w:date="2008-07-08T12:01:00Z">
              <w:r w:rsidRPr="00AB21E5">
                <w:rPr>
                  <w:sz w:val="18"/>
                </w:rPr>
                <w:t xml:space="preserve">ProcessCountLimit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03" w:author="Stephen McGough" w:date="2008-07-08T12:01:00Z"/>
              </w:numPr>
              <w:rPr>
                <w:ins w:id="3904"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905" w:author="Stephen McGough" w:date="2008-07-08T12:01:00Z"/>
              </w:numPr>
              <w:rPr>
                <w:ins w:id="3906"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07" w:author="Stephen McGough" w:date="2008-07-08T12:01:00Z"/>
              </w:numPr>
              <w:rPr>
                <w:ins w:id="3908"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909" w:author="Stephen McGough" w:date="2008-07-08T12:01:00Z"/>
              </w:numPr>
              <w:rPr>
                <w:ins w:id="3910" w:author="Stephen McGough" w:date="2008-07-08T12:01:00Z"/>
                <w:sz w:val="18"/>
                <w:szCs w:val="20"/>
              </w:rPr>
            </w:pPr>
          </w:p>
        </w:tc>
      </w:tr>
      <w:tr w:rsidR="00512C8F">
        <w:trPr>
          <w:ins w:id="391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912" w:author="Stephen McGough" w:date="2008-07-08T12:01:00Z"/>
              </w:numPr>
              <w:rPr>
                <w:ins w:id="3913" w:author="Stephen McGough" w:date="2008-07-08T12:01:00Z"/>
                <w:sz w:val="18"/>
              </w:rPr>
            </w:pPr>
            <w:ins w:id="3914" w:author="Stephen McGough" w:date="2008-07-08T12:01:00Z">
              <w:r w:rsidRPr="00AB21E5">
                <w:rPr>
                  <w:sz w:val="18"/>
                </w:rPr>
                <w:t xml:space="preserve">VirtualMemoryLimit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15" w:author="Stephen McGough" w:date="2008-07-08T12:01:00Z"/>
              </w:numPr>
              <w:rPr>
                <w:ins w:id="3916"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917" w:author="Stephen McGough" w:date="2008-07-08T12:01:00Z"/>
              </w:numPr>
              <w:rPr>
                <w:ins w:id="3918"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19" w:author="Stephen McGough" w:date="2008-07-08T12:01:00Z"/>
              </w:numPr>
              <w:rPr>
                <w:ins w:id="3920"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921" w:author="Stephen McGough" w:date="2008-07-08T12:01:00Z"/>
              </w:numPr>
              <w:rPr>
                <w:ins w:id="3922" w:author="Stephen McGough" w:date="2008-07-08T12:01:00Z"/>
                <w:sz w:val="18"/>
                <w:szCs w:val="20"/>
              </w:rPr>
            </w:pPr>
          </w:p>
        </w:tc>
      </w:tr>
      <w:tr w:rsidR="00512C8F">
        <w:trPr>
          <w:ins w:id="3923"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924" w:author="Stephen McGough" w:date="2008-07-08T12:01:00Z"/>
              </w:numPr>
              <w:rPr>
                <w:ins w:id="3925" w:author="Stephen McGough" w:date="2008-07-08T12:01:00Z"/>
                <w:sz w:val="18"/>
              </w:rPr>
            </w:pPr>
            <w:ins w:id="3926" w:author="Stephen McGough" w:date="2008-07-08T12:01:00Z">
              <w:r w:rsidRPr="00AB21E5">
                <w:rPr>
                  <w:sz w:val="18"/>
                </w:rPr>
                <w:t xml:space="preserve">ThreadCountLimit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27" w:author="Stephen McGough" w:date="2008-07-08T12:01:00Z"/>
              </w:numPr>
              <w:rPr>
                <w:ins w:id="3928"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929" w:author="Stephen McGough" w:date="2008-07-08T12:01:00Z"/>
              </w:numPr>
              <w:rPr>
                <w:ins w:id="3930"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31" w:author="Stephen McGough" w:date="2008-07-08T12:01:00Z"/>
              </w:numPr>
              <w:rPr>
                <w:ins w:id="3932"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933" w:author="Stephen McGough" w:date="2008-07-08T12:01:00Z"/>
              </w:numPr>
              <w:rPr>
                <w:ins w:id="3934" w:author="Stephen McGough" w:date="2008-07-08T12:01:00Z"/>
                <w:sz w:val="18"/>
                <w:szCs w:val="20"/>
              </w:rPr>
            </w:pPr>
          </w:p>
        </w:tc>
      </w:tr>
      <w:tr w:rsidR="00512C8F">
        <w:trPr>
          <w:ins w:id="393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936" w:author="Stephen McGough" w:date="2008-07-08T12:01:00Z"/>
              </w:numPr>
              <w:rPr>
                <w:ins w:id="3937" w:author="Stephen McGough" w:date="2008-07-08T12:01:00Z"/>
                <w:sz w:val="18"/>
              </w:rPr>
            </w:pPr>
            <w:ins w:id="3938" w:author="Stephen McGough" w:date="2008-07-08T12:01:00Z">
              <w:r w:rsidRPr="00AB21E5">
                <w:rPr>
                  <w:sz w:val="18"/>
                </w:rPr>
                <w:t xml:space="preserve">UserName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39" w:author="Stephen McGough" w:date="2008-07-08T12:01:00Z"/>
              </w:numPr>
              <w:rPr>
                <w:ins w:id="3940" w:author="Stephen McGough" w:date="2008-07-08T12:01:00Z"/>
                <w:sz w:val="18"/>
              </w:rPr>
            </w:pPr>
            <w:ins w:id="3941" w:author="Stephen McGough" w:date="2008-07-08T12:01:00Z">
              <w:r w:rsidRPr="00AB21E5">
                <w:rPr>
                  <w:sz w:val="18"/>
                </w:rPr>
                <w:t>yes</w:t>
              </w:r>
            </w:ins>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942" w:author="Stephen McGough" w:date="2008-07-08T12:01:00Z"/>
              </w:numPr>
              <w:rPr>
                <w:ins w:id="3943"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44" w:author="Stephen McGough" w:date="2008-07-08T12:01:00Z"/>
              </w:numPr>
              <w:rPr>
                <w:ins w:id="3945"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946" w:author="Stephen McGough" w:date="2008-07-08T12:01:00Z"/>
              </w:numPr>
              <w:rPr>
                <w:ins w:id="3947" w:author="Stephen McGough" w:date="2008-07-08T12:01:00Z"/>
                <w:sz w:val="18"/>
                <w:szCs w:val="20"/>
              </w:rPr>
            </w:pPr>
            <w:ins w:id="3948" w:author="Stephen McGough" w:date="2008-07-08T12:01:00Z">
              <w:r w:rsidRPr="00AB21E5">
                <w:rPr>
                  <w:sz w:val="18"/>
                  <w:szCs w:val="20"/>
                </w:rPr>
                <w:t>LSF plugin</w:t>
              </w:r>
            </w:ins>
          </w:p>
        </w:tc>
      </w:tr>
      <w:tr w:rsidR="00512C8F">
        <w:trPr>
          <w:ins w:id="3949"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950" w:author="Stephen McGough" w:date="2008-07-08T12:01:00Z"/>
              </w:numPr>
              <w:rPr>
                <w:ins w:id="3951" w:author="Stephen McGough" w:date="2008-07-08T12:01:00Z"/>
                <w:sz w:val="18"/>
              </w:rPr>
            </w:pPr>
            <w:ins w:id="3952" w:author="Stephen McGough" w:date="2008-07-08T12:01:00Z">
              <w:r w:rsidRPr="00AB21E5">
                <w:rPr>
                  <w:sz w:val="18"/>
                </w:rPr>
                <w:t>GroupName</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53" w:author="Stephen McGough" w:date="2008-07-08T12:01:00Z"/>
              </w:numPr>
              <w:rPr>
                <w:ins w:id="3954"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955" w:author="Stephen McGough" w:date="2008-07-08T12:01:00Z"/>
              </w:numPr>
              <w:rPr>
                <w:ins w:id="3956"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57" w:author="Stephen McGough" w:date="2008-07-08T12:01:00Z"/>
              </w:numPr>
              <w:rPr>
                <w:ins w:id="3958"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959" w:author="Stephen McGough" w:date="2008-07-08T12:01:00Z"/>
              </w:numPr>
              <w:rPr>
                <w:ins w:id="3960" w:author="Stephen McGough" w:date="2008-07-08T12:01:00Z"/>
                <w:sz w:val="18"/>
                <w:szCs w:val="20"/>
              </w:rPr>
            </w:pPr>
          </w:p>
        </w:tc>
      </w:tr>
      <w:tr w:rsidR="00512C8F">
        <w:trPr>
          <w:ins w:id="396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962" w:author="Stephen McGough" w:date="2008-07-08T12:01:00Z"/>
              </w:numPr>
              <w:rPr>
                <w:ins w:id="3963" w:author="Stephen McGough" w:date="2008-07-08T12:01:00Z"/>
                <w:sz w:val="18"/>
              </w:rPr>
            </w:pPr>
            <w:ins w:id="3964" w:author="Stephen McGough" w:date="2008-07-08T12:01:00Z">
              <w:r w:rsidRPr="00AB21E5">
                <w:rPr>
                  <w:sz w:val="18"/>
                </w:rPr>
                <w:t>HPCProfileApplication</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65" w:author="Stephen McGough" w:date="2008-07-08T12:01:00Z"/>
              </w:numPr>
              <w:rPr>
                <w:ins w:id="3966"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967" w:author="Stephen McGough" w:date="2008-07-08T12:01:00Z"/>
              </w:numPr>
              <w:rPr>
                <w:ins w:id="3968"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69" w:author="Stephen McGough" w:date="2008-07-08T12:01:00Z"/>
              </w:numPr>
              <w:rPr>
                <w:ins w:id="3970"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971" w:author="Stephen McGough" w:date="2008-07-08T12:01:00Z"/>
              </w:numPr>
              <w:rPr>
                <w:ins w:id="3972" w:author="Stephen McGough" w:date="2008-07-08T12:01:00Z"/>
                <w:sz w:val="18"/>
                <w:szCs w:val="20"/>
              </w:rPr>
            </w:pPr>
          </w:p>
        </w:tc>
      </w:tr>
      <w:tr w:rsidR="00512C8F">
        <w:trPr>
          <w:ins w:id="3973"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974" w:author="Stephen McGough" w:date="2008-07-08T12:01:00Z"/>
              </w:numPr>
              <w:rPr>
                <w:ins w:id="3975" w:author="Stephen McGough" w:date="2008-07-08T12:01:00Z"/>
                <w:sz w:val="18"/>
              </w:rPr>
            </w:pPr>
            <w:ins w:id="3976" w:author="Stephen McGough" w:date="2008-07-08T12:01:00Z">
              <w:r w:rsidRPr="00AB21E5">
                <w:rPr>
                  <w:sz w:val="18"/>
                </w:rPr>
                <w:t xml:space="preserve">Executable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77" w:author="Stephen McGough" w:date="2008-07-08T12:01:00Z"/>
              </w:numPr>
              <w:rPr>
                <w:ins w:id="3978"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979" w:author="Stephen McGough" w:date="2008-07-08T12:01:00Z"/>
              </w:numPr>
              <w:rPr>
                <w:ins w:id="3980"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81" w:author="Stephen McGough" w:date="2008-07-08T12:01:00Z"/>
              </w:numPr>
              <w:rPr>
                <w:ins w:id="3982"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983" w:author="Stephen McGough" w:date="2008-07-08T12:01:00Z"/>
              </w:numPr>
              <w:rPr>
                <w:ins w:id="3984" w:author="Stephen McGough" w:date="2008-07-08T12:01:00Z"/>
                <w:sz w:val="18"/>
                <w:szCs w:val="20"/>
              </w:rPr>
            </w:pPr>
          </w:p>
        </w:tc>
      </w:tr>
      <w:tr w:rsidR="00512C8F">
        <w:trPr>
          <w:ins w:id="398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986" w:author="Stephen McGough" w:date="2008-07-08T12:01:00Z"/>
              </w:numPr>
              <w:rPr>
                <w:ins w:id="3987" w:author="Stephen McGough" w:date="2008-07-08T12:01:00Z"/>
                <w:sz w:val="18"/>
              </w:rPr>
            </w:pPr>
            <w:ins w:id="3988" w:author="Stephen McGough" w:date="2008-07-08T12:01:00Z">
              <w:r w:rsidRPr="00AB21E5">
                <w:rPr>
                  <w:sz w:val="18"/>
                </w:rPr>
                <w:t xml:space="preserve">Argument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89" w:author="Stephen McGough" w:date="2008-07-08T12:01:00Z"/>
              </w:numPr>
              <w:rPr>
                <w:ins w:id="3990"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3991" w:author="Stephen McGough" w:date="2008-07-08T12:01:00Z"/>
              </w:numPr>
              <w:rPr>
                <w:ins w:id="3992"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3993" w:author="Stephen McGough" w:date="2008-07-08T12:01:00Z"/>
              </w:numPr>
              <w:rPr>
                <w:ins w:id="3994"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3995" w:author="Stephen McGough" w:date="2008-07-08T12:01:00Z"/>
              </w:numPr>
              <w:rPr>
                <w:ins w:id="3996" w:author="Stephen McGough" w:date="2008-07-08T12:01:00Z"/>
                <w:sz w:val="18"/>
                <w:szCs w:val="20"/>
              </w:rPr>
            </w:pPr>
          </w:p>
        </w:tc>
      </w:tr>
      <w:tr w:rsidR="00512C8F">
        <w:trPr>
          <w:ins w:id="399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3998" w:author="Stephen McGough" w:date="2008-07-08T12:01:00Z"/>
              </w:numPr>
              <w:rPr>
                <w:ins w:id="3999" w:author="Stephen McGough" w:date="2008-07-08T12:01:00Z"/>
                <w:sz w:val="18"/>
              </w:rPr>
            </w:pPr>
            <w:ins w:id="4000" w:author="Stephen McGough" w:date="2008-07-08T12:01:00Z">
              <w:r w:rsidRPr="00AB21E5">
                <w:rPr>
                  <w:sz w:val="18"/>
                </w:rPr>
                <w:t xml:space="preserve">Input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01" w:author="Stephen McGough" w:date="2008-07-08T12:01:00Z"/>
              </w:numPr>
              <w:rPr>
                <w:ins w:id="4002"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4003" w:author="Stephen McGough" w:date="2008-07-08T12:01:00Z"/>
              </w:numPr>
              <w:rPr>
                <w:ins w:id="4004"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05" w:author="Stephen McGough" w:date="2008-07-08T12:01:00Z"/>
              </w:numPr>
              <w:rPr>
                <w:ins w:id="4006"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4007" w:author="Stephen McGough" w:date="2008-07-08T12:01:00Z"/>
              </w:numPr>
              <w:rPr>
                <w:ins w:id="4008" w:author="Stephen McGough" w:date="2008-07-08T12:01:00Z"/>
                <w:sz w:val="18"/>
                <w:szCs w:val="20"/>
              </w:rPr>
            </w:pPr>
          </w:p>
        </w:tc>
      </w:tr>
      <w:tr w:rsidR="00512C8F">
        <w:trPr>
          <w:ins w:id="4009"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4010" w:author="Stephen McGough" w:date="2008-07-08T12:01:00Z"/>
              </w:numPr>
              <w:rPr>
                <w:ins w:id="4011" w:author="Stephen McGough" w:date="2008-07-08T12:01:00Z"/>
                <w:sz w:val="18"/>
              </w:rPr>
            </w:pPr>
            <w:ins w:id="4012" w:author="Stephen McGough" w:date="2008-07-08T12:01:00Z">
              <w:r w:rsidRPr="00AB21E5">
                <w:rPr>
                  <w:sz w:val="18"/>
                </w:rPr>
                <w:t xml:space="preserve">Output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13" w:author="Stephen McGough" w:date="2008-07-08T12:01:00Z"/>
              </w:numPr>
              <w:rPr>
                <w:ins w:id="4014"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4015" w:author="Stephen McGough" w:date="2008-07-08T12:01:00Z"/>
              </w:numPr>
              <w:rPr>
                <w:ins w:id="4016"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17" w:author="Stephen McGough" w:date="2008-07-08T12:01:00Z"/>
              </w:numPr>
              <w:rPr>
                <w:ins w:id="4018"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4019" w:author="Stephen McGough" w:date="2008-07-08T12:01:00Z"/>
              </w:numPr>
              <w:rPr>
                <w:ins w:id="4020" w:author="Stephen McGough" w:date="2008-07-08T12:01:00Z"/>
                <w:sz w:val="18"/>
                <w:szCs w:val="20"/>
              </w:rPr>
            </w:pPr>
          </w:p>
        </w:tc>
      </w:tr>
      <w:tr w:rsidR="00512C8F">
        <w:trPr>
          <w:ins w:id="4021"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4022" w:author="Stephen McGough" w:date="2008-07-08T12:01:00Z"/>
              </w:numPr>
              <w:rPr>
                <w:ins w:id="4023" w:author="Stephen McGough" w:date="2008-07-08T12:01:00Z"/>
                <w:sz w:val="18"/>
              </w:rPr>
            </w:pPr>
            <w:ins w:id="4024" w:author="Stephen McGough" w:date="2008-07-08T12:01:00Z">
              <w:r w:rsidRPr="00AB21E5">
                <w:rPr>
                  <w:sz w:val="18"/>
                </w:rPr>
                <w:t xml:space="preserve">Error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25" w:author="Stephen McGough" w:date="2008-07-08T12:01:00Z"/>
              </w:numPr>
              <w:rPr>
                <w:ins w:id="4026"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4027" w:author="Stephen McGough" w:date="2008-07-08T12:01:00Z"/>
              </w:numPr>
              <w:rPr>
                <w:ins w:id="4028"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29" w:author="Stephen McGough" w:date="2008-07-08T12:01:00Z"/>
              </w:numPr>
              <w:rPr>
                <w:ins w:id="4030"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4031" w:author="Stephen McGough" w:date="2008-07-08T12:01:00Z"/>
              </w:numPr>
              <w:rPr>
                <w:ins w:id="4032" w:author="Stephen McGough" w:date="2008-07-08T12:01:00Z"/>
                <w:sz w:val="18"/>
                <w:szCs w:val="20"/>
              </w:rPr>
            </w:pPr>
          </w:p>
        </w:tc>
      </w:tr>
      <w:tr w:rsidR="00512C8F">
        <w:trPr>
          <w:ins w:id="4033"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4034" w:author="Stephen McGough" w:date="2008-07-08T12:01:00Z"/>
              </w:numPr>
              <w:rPr>
                <w:ins w:id="4035" w:author="Stephen McGough" w:date="2008-07-08T12:01:00Z"/>
                <w:sz w:val="18"/>
              </w:rPr>
            </w:pPr>
            <w:ins w:id="4036" w:author="Stephen McGough" w:date="2008-07-08T12:01:00Z">
              <w:r w:rsidRPr="00AB21E5">
                <w:rPr>
                  <w:sz w:val="18"/>
                </w:rPr>
                <w:t xml:space="preserve">WorkingDirectory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37" w:author="Stephen McGough" w:date="2008-07-08T12:01:00Z"/>
              </w:numPr>
              <w:rPr>
                <w:ins w:id="4038"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4039" w:author="Stephen McGough" w:date="2008-07-08T12:01:00Z"/>
              </w:numPr>
              <w:rPr>
                <w:ins w:id="4040"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41" w:author="Stephen McGough" w:date="2008-07-08T12:01:00Z"/>
              </w:numPr>
              <w:rPr>
                <w:ins w:id="4042"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4043" w:author="Stephen McGough" w:date="2008-07-08T12:01:00Z"/>
              </w:numPr>
              <w:rPr>
                <w:ins w:id="4044" w:author="Stephen McGough" w:date="2008-07-08T12:01:00Z"/>
                <w:sz w:val="18"/>
                <w:szCs w:val="20"/>
              </w:rPr>
            </w:pPr>
          </w:p>
        </w:tc>
      </w:tr>
      <w:tr w:rsidR="00512C8F">
        <w:trPr>
          <w:ins w:id="4045"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4046" w:author="Stephen McGough" w:date="2008-07-08T12:01:00Z"/>
              </w:numPr>
              <w:rPr>
                <w:ins w:id="4047" w:author="Stephen McGough" w:date="2008-07-08T12:01:00Z"/>
                <w:sz w:val="18"/>
              </w:rPr>
            </w:pPr>
            <w:ins w:id="4048" w:author="Stephen McGough" w:date="2008-07-08T12:01:00Z">
              <w:r w:rsidRPr="00AB21E5">
                <w:rPr>
                  <w:sz w:val="18"/>
                </w:rPr>
                <w:t xml:space="preserve">Environment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49" w:author="Stephen McGough" w:date="2008-07-08T12:01:00Z"/>
              </w:numPr>
              <w:rPr>
                <w:ins w:id="4050"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4051" w:author="Stephen McGough" w:date="2008-07-08T12:01:00Z"/>
              </w:numPr>
              <w:rPr>
                <w:ins w:id="4052"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53" w:author="Stephen McGough" w:date="2008-07-08T12:01:00Z"/>
              </w:numPr>
              <w:rPr>
                <w:ins w:id="4054"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4055" w:author="Stephen McGough" w:date="2008-07-08T12:01:00Z"/>
              </w:numPr>
              <w:rPr>
                <w:ins w:id="4056" w:author="Stephen McGough" w:date="2008-07-08T12:01:00Z"/>
                <w:sz w:val="18"/>
                <w:szCs w:val="20"/>
              </w:rPr>
            </w:pPr>
          </w:p>
        </w:tc>
      </w:tr>
      <w:tr w:rsidR="00512C8F">
        <w:trPr>
          <w:ins w:id="4057" w:author="Stephen McGough" w:date="2008-07-08T12:01:00Z"/>
        </w:trPr>
        <w:tc>
          <w:tcPr>
            <w:tcW w:w="3888" w:type="dxa"/>
            <w:tcBorders>
              <w:top w:val="single" w:sz="4" w:space="0" w:color="000000"/>
              <w:left w:val="single" w:sz="4" w:space="0" w:color="000000"/>
              <w:bottom w:val="single" w:sz="4" w:space="0" w:color="000000"/>
            </w:tcBorders>
          </w:tcPr>
          <w:p w:rsidR="00512C8F" w:rsidRPr="00AB21E5" w:rsidRDefault="00512C8F" w:rsidP="00025170">
            <w:pPr>
              <w:numPr>
                <w:ins w:id="4058" w:author="Stephen McGough" w:date="2008-07-08T12:01:00Z"/>
              </w:numPr>
              <w:rPr>
                <w:ins w:id="4059" w:author="Stephen McGough" w:date="2008-07-08T12:01:00Z"/>
                <w:sz w:val="18"/>
              </w:rPr>
            </w:pPr>
            <w:ins w:id="4060" w:author="Stephen McGough" w:date="2008-07-08T12:01:00Z">
              <w:r w:rsidRPr="00AB21E5">
                <w:rPr>
                  <w:sz w:val="18"/>
                </w:rPr>
                <w:t xml:space="preserve">UserName </w:t>
              </w:r>
            </w:ins>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61" w:author="Stephen McGough" w:date="2008-07-08T12:01:00Z"/>
              </w:numPr>
              <w:rPr>
                <w:ins w:id="4062" w:author="Stephen McGough" w:date="2008-07-08T12:01:00Z"/>
                <w:sz w:val="18"/>
              </w:rPr>
            </w:pPr>
          </w:p>
        </w:tc>
        <w:tc>
          <w:tcPr>
            <w:tcW w:w="540" w:type="dxa"/>
            <w:tcBorders>
              <w:top w:val="single" w:sz="4" w:space="0" w:color="000000"/>
              <w:left w:val="single" w:sz="4" w:space="0" w:color="000000"/>
              <w:bottom w:val="single" w:sz="4" w:space="0" w:color="000000"/>
            </w:tcBorders>
          </w:tcPr>
          <w:p w:rsidR="00512C8F" w:rsidRPr="00AB21E5" w:rsidRDefault="00512C8F" w:rsidP="00025170">
            <w:pPr>
              <w:numPr>
                <w:ins w:id="4063" w:author="Stephen McGough" w:date="2008-07-08T12:01:00Z"/>
              </w:numPr>
              <w:rPr>
                <w:ins w:id="4064" w:author="Stephen McGough" w:date="2008-07-08T12:01:00Z"/>
                <w:sz w:val="18"/>
              </w:rPr>
            </w:pPr>
          </w:p>
        </w:tc>
        <w:tc>
          <w:tcPr>
            <w:tcW w:w="720" w:type="dxa"/>
            <w:tcBorders>
              <w:top w:val="single" w:sz="4" w:space="0" w:color="000000"/>
              <w:left w:val="single" w:sz="4" w:space="0" w:color="000000"/>
              <w:bottom w:val="single" w:sz="4" w:space="0" w:color="000000"/>
            </w:tcBorders>
          </w:tcPr>
          <w:p w:rsidR="00512C8F" w:rsidRPr="00AB21E5" w:rsidRDefault="00512C8F" w:rsidP="00025170">
            <w:pPr>
              <w:numPr>
                <w:ins w:id="4065" w:author="Stephen McGough" w:date="2008-07-08T12:01:00Z"/>
              </w:numPr>
              <w:rPr>
                <w:ins w:id="4066" w:author="Stephen McGough" w:date="2008-07-08T12:01:00Z"/>
                <w:sz w:val="18"/>
              </w:rPr>
            </w:pPr>
          </w:p>
        </w:tc>
        <w:tc>
          <w:tcPr>
            <w:tcW w:w="3070" w:type="dxa"/>
            <w:tcBorders>
              <w:top w:val="single" w:sz="4" w:space="0" w:color="000000"/>
              <w:left w:val="single" w:sz="4" w:space="0" w:color="000000"/>
              <w:bottom w:val="single" w:sz="4" w:space="0" w:color="000000"/>
              <w:right w:val="single" w:sz="4" w:space="0" w:color="000000"/>
            </w:tcBorders>
          </w:tcPr>
          <w:p w:rsidR="00512C8F" w:rsidRPr="00AB21E5" w:rsidRDefault="00512C8F" w:rsidP="00025170">
            <w:pPr>
              <w:numPr>
                <w:ins w:id="4067" w:author="Stephen McGough" w:date="2008-07-08T12:01:00Z"/>
              </w:numPr>
              <w:rPr>
                <w:ins w:id="4068" w:author="Stephen McGough" w:date="2008-07-08T12:01:00Z"/>
                <w:sz w:val="18"/>
                <w:szCs w:val="20"/>
              </w:rPr>
            </w:pPr>
          </w:p>
        </w:tc>
      </w:tr>
    </w:tbl>
    <w:p w:rsidR="00512C8F" w:rsidRDefault="00512C8F" w:rsidP="00512C8F">
      <w:pPr>
        <w:numPr>
          <w:ins w:id="4069" w:author="Stephen McGough" w:date="2008-07-08T12:01:00Z"/>
        </w:numPr>
        <w:rPr>
          <w:ins w:id="4070" w:author="Stephen McGough" w:date="2008-07-08T12:01:00Z"/>
        </w:rPr>
      </w:pPr>
    </w:p>
    <w:p w:rsidR="0032616F" w:rsidRDefault="00512C8F">
      <w:pPr>
        <w:pStyle w:val="AppendixL3"/>
        <w:numPr>
          <w:numberingChange w:id="4071" w:author="Stephen McGough" w:date="2008-07-08T13:13:00Z" w:original="%1:3:0:.%2:8:0:.%3:3:0:"/>
        </w:numPr>
        <w:rPr>
          <w:ins w:id="4072" w:author="Stephen McGough" w:date="2008-07-08T12:01:00Z"/>
        </w:rPr>
      </w:pPr>
      <w:ins w:id="4073" w:author="Stephen McGough" w:date="2008-07-08T12:01:00Z">
        <w:r>
          <w:t>Other problems encountered:</w:t>
        </w:r>
      </w:ins>
    </w:p>
    <w:p w:rsidR="0032616F" w:rsidRDefault="00512C8F">
      <w:pPr>
        <w:pStyle w:val="AppendixL3"/>
        <w:numPr>
          <w:numberingChange w:id="4074" w:author="Stephen McGough" w:date="2008-07-08T13:13:00Z" w:original="%1:3:0:.%2:8:0:.%3:4:0:"/>
        </w:numPr>
        <w:rPr>
          <w:ins w:id="4075" w:author="Stephen McGough" w:date="2008-07-08T12:01:00Z"/>
        </w:rPr>
      </w:pPr>
      <w:ins w:id="4076" w:author="Stephen McGough" w:date="2008-07-08T12:01:00Z">
        <w:r>
          <w:t>Mappings to existing systems:</w:t>
        </w:r>
      </w:ins>
    </w:p>
    <w:p w:rsidR="00512C8F" w:rsidRPr="00AB21E5" w:rsidRDefault="00512C8F" w:rsidP="00512C8F">
      <w:pPr>
        <w:numPr>
          <w:ins w:id="4077" w:author="Stephen McGough" w:date="2008-07-08T12:01:00Z"/>
        </w:numPr>
        <w:jc w:val="both"/>
        <w:rPr>
          <w:ins w:id="4078" w:author="Stephen McGough" w:date="2008-07-08T12:01:00Z"/>
          <w:sz w:val="20"/>
        </w:rPr>
      </w:pPr>
      <w:ins w:id="4079" w:author="Stephen McGough" w:date="2008-07-08T12:01:00Z">
        <w:r w:rsidRPr="00AB21E5">
          <w:rPr>
            <w:sz w:val="20"/>
          </w:rPr>
          <w:t>We have mapped GRIA’s implementation to Platform LSF and CNGrid GOS (which is actually based on GridSAM). We did encounter problems between GRIA and Platform LSF but this was resolved with a patch from Platform.</w:t>
        </w:r>
      </w:ins>
    </w:p>
    <w:p w:rsidR="0032616F" w:rsidRDefault="00512C8F">
      <w:pPr>
        <w:pStyle w:val="AppendixL3"/>
        <w:numPr>
          <w:numberingChange w:id="4080" w:author="Stephen McGough" w:date="2008-07-08T13:13:00Z" w:original="%1:3:0:.%2:8:0:.%3:5:0:"/>
        </w:numPr>
        <w:rPr>
          <w:ins w:id="4081" w:author="Stephen McGough" w:date="2008-07-08T12:01:00Z"/>
        </w:rPr>
      </w:pPr>
      <w:ins w:id="4082" w:author="Stephen McGough" w:date="2008-07-08T12:01:00Z">
        <w:r>
          <w:t>Enhancements:</w:t>
        </w:r>
      </w:ins>
    </w:p>
    <w:p w:rsidR="00512C8F" w:rsidRPr="00AB21E5" w:rsidRDefault="00512C8F" w:rsidP="00512C8F">
      <w:pPr>
        <w:numPr>
          <w:ins w:id="4083" w:author="Stephen McGough" w:date="2008-07-08T12:01:00Z"/>
        </w:numPr>
        <w:jc w:val="both"/>
        <w:rPr>
          <w:ins w:id="4084" w:author="Stephen McGough" w:date="2008-07-08T12:01:00Z"/>
          <w:iCs/>
          <w:sz w:val="20"/>
        </w:rPr>
      </w:pPr>
      <w:ins w:id="4085" w:author="Stephen McGough" w:date="2008-07-08T12:01:00Z">
        <w:r w:rsidRPr="00AB21E5">
          <w:rPr>
            <w:iCs/>
            <w:sz w:val="20"/>
          </w:rPr>
          <w:t>Yes, we did not extended data staging to allow references to EPRs rather than just URI’s</w:t>
        </w:r>
      </w:ins>
    </w:p>
    <w:p w:rsidR="0032616F" w:rsidRDefault="00512C8F">
      <w:pPr>
        <w:pStyle w:val="AppendixL3"/>
        <w:numPr>
          <w:numberingChange w:id="4086" w:author="Stephen McGough" w:date="2008-07-08T13:13:00Z" w:original="%1:3:0:.%2:8:0:.%3:6:0:"/>
        </w:numPr>
        <w:rPr>
          <w:ins w:id="4087" w:author="Stephen McGough" w:date="2008-07-08T12:01:00Z"/>
        </w:rPr>
      </w:pPr>
      <w:ins w:id="4088" w:author="Stephen McGough" w:date="2008-07-08T12:01:00Z">
        <w:r>
          <w:t>Participation in interoperability tests:</w:t>
        </w:r>
      </w:ins>
    </w:p>
    <w:p w:rsidR="00512C8F" w:rsidRPr="00AB21E5" w:rsidRDefault="00512C8F" w:rsidP="00512C8F">
      <w:pPr>
        <w:numPr>
          <w:ins w:id="4089" w:author="Stephen McGough" w:date="2008-07-08T12:01:00Z"/>
        </w:numPr>
        <w:jc w:val="both"/>
        <w:rPr>
          <w:ins w:id="4090" w:author="Stephen McGough" w:date="2008-07-08T12:01:00Z"/>
          <w:sz w:val="20"/>
        </w:rPr>
      </w:pPr>
      <w:ins w:id="4091" w:author="Stephen McGough" w:date="2008-07-08T12:01:00Z">
        <w:r w:rsidRPr="00AB21E5">
          <w:rPr>
            <w:sz w:val="20"/>
          </w:rPr>
          <w:t>No, we did not participate in JSDL interoperability tests. Interoperability has been driven by customer needs for integration between different technologies supporting the JSDL specification.</w:t>
        </w:r>
      </w:ins>
    </w:p>
    <w:p w:rsidR="0032616F" w:rsidRDefault="00512C8F">
      <w:pPr>
        <w:pStyle w:val="AppendixL3"/>
        <w:numPr>
          <w:numberingChange w:id="4092" w:author="Stephen McGough" w:date="2008-07-08T13:14:00Z" w:original="%1:3:0:.%2:8:0:.%3:7:0:"/>
        </w:numPr>
        <w:rPr>
          <w:ins w:id="4093" w:author="Stephen McGough" w:date="2008-07-08T12:01:00Z"/>
        </w:rPr>
      </w:pPr>
      <w:ins w:id="4094" w:author="Stephen McGough" w:date="2008-07-08T12:01:00Z">
        <w:r>
          <w:t>Security:</w:t>
        </w:r>
      </w:ins>
    </w:p>
    <w:p w:rsidR="00512C8F" w:rsidRPr="00AB21E5" w:rsidRDefault="00512C8F" w:rsidP="00512C8F">
      <w:pPr>
        <w:numPr>
          <w:ins w:id="4095" w:author="Stephen McGough" w:date="2008-07-08T12:01:00Z"/>
        </w:numPr>
        <w:jc w:val="both"/>
        <w:rPr>
          <w:ins w:id="4096" w:author="Stephen McGough" w:date="2008-07-08T12:01:00Z"/>
          <w:sz w:val="20"/>
        </w:rPr>
      </w:pPr>
      <w:ins w:id="4097" w:author="Stephen McGough" w:date="2008-07-08T12:01:00Z">
        <w:r w:rsidRPr="00AB21E5">
          <w:rPr>
            <w:sz w:val="20"/>
          </w:rPr>
          <w:t>The security model for JSDL is based on GRIA’s security model and implementation decisions about the implementation of the job submission. Key differences to other JSDL implementations is that GRIA only allows consumers to execute a managed set of applications published by the service provider and does not allow consumers to submit JSDL to execute arbitrary applications. In addition it is the consumer’s responsibility to stage the data in and out and therefore we avoid having to deal with staging workflows within the job service and the security consequences of this.</w:t>
        </w:r>
      </w:ins>
    </w:p>
    <w:p w:rsidR="00512C8F" w:rsidRPr="003B4277" w:rsidRDefault="00512C8F">
      <w:pPr>
        <w:rPr>
          <w:rFonts w:cs="Arial"/>
          <w:sz w:val="20"/>
          <w:szCs w:val="20"/>
          <w:lang w:eastAsia="ja-JP"/>
        </w:rPr>
      </w:pPr>
    </w:p>
    <w:sectPr w:rsidR="00512C8F" w:rsidRPr="003B4277" w:rsidSect="0072393C">
      <w:headerReference w:type="default" r:id="rId31"/>
      <w:footerReference w:type="default" r:id="rId32"/>
      <w:pgSz w:w="12240" w:h="15840"/>
      <w:pgMar w:top="1440" w:right="1800" w:bottom="1440" w:left="1800" w:gutter="0"/>
      <w:noEndnote/>
    </w:sectPr>
  </w:body>
</w:document>
</file>

<file path=word/comments.xml><?xml version="1.0" encoding="utf-8"?>
<w:comment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comment w:id="992" w:author="Stephen McGough" w:date="2008-07-08T11:15:00Z" w:initials="SM">
    <w:p w:rsidR="00025170" w:rsidRDefault="00025170">
      <w:pPr>
        <w:pStyle w:val="CommentText"/>
      </w:pPr>
      <w:r>
        <w:rPr>
          <w:rStyle w:val="CommentReference"/>
        </w:rPr>
        <w:annotationRef/>
      </w:r>
      <w:r>
        <w:t>Really? I didn’t think we’d depreciated anything!</w:t>
      </w:r>
    </w:p>
  </w:comment>
</w:comments>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025170" w:rsidRDefault="00025170" w:rsidP="00C60D1A">
      <w:r>
        <w:separator/>
      </w:r>
    </w:p>
  </w:endnote>
  <w:endnote w:type="continuationSeparator" w:id="1">
    <w:p w:rsidR="00025170" w:rsidRDefault="00025170" w:rsidP="00C60D1A">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DejaVu Sans">
    <w:charset w:val="00"/>
    <w:family w:val="auto"/>
    <w:pitch w:val="variable"/>
    <w:sig w:usb0="00000000" w:usb1="00000000" w:usb2="00000000" w:usb3="00000000" w:csb0="00000000" w:csb1="00000000"/>
  </w:font>
  <w:font w:name="Wingdings">
    <w:panose1 w:val="05020102010804080708"/>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lbany AMT">
    <w:altName w:val="Arial"/>
    <w:charset w:val="00"/>
    <w:family w:val="swiss"/>
    <w:pitch w:val="variable"/>
    <w:sig w:usb0="00000000" w:usb1="00000000" w:usb2="00000000" w:usb3="00000000" w:csb0="00000000" w:csb1="00000000"/>
  </w:font>
  <w:font w:name="Lucida Sans Unicode">
    <w:panose1 w:val="020B0602030504020204"/>
    <w:charset w:val="59"/>
    <w:family w:val="auto"/>
    <w:pitch w:val="variable"/>
    <w:sig w:usb0="00000201" w:usb1="00000000" w:usb2="00000000" w:usb3="00000000" w:csb0="00000004" w:csb1="00000000"/>
  </w:font>
  <w:font w:name="Nimbus Sans L">
    <w:altName w:val="Arial"/>
    <w:charset w:val="00"/>
    <w:family w:val="swiss"/>
    <w:pitch w:val="variable"/>
    <w:sig w:usb0="00000000" w:usb1="00000000" w:usb2="00000000" w:usb3="00000000" w:csb0="00000000" w:csb1="00000000"/>
  </w:font>
  <w:font w:name="Cambria">
    <w:panose1 w:val="02040503050406030204"/>
    <w:charset w:val="00"/>
    <w:family w:val="auto"/>
    <w:pitch w:val="variable"/>
    <w:sig w:usb0="00000003" w:usb1="00000000" w:usb2="00000000" w:usb3="00000000" w:csb0="00000001" w:csb1="00000000"/>
  </w:font>
  <w:font w:name="ＭＳ Ｐゴシック">
    <w:charset w:val="4E"/>
    <w:family w:val="auto"/>
    <w:pitch w:val="variable"/>
    <w:sig w:usb0="00000001" w:usb1="00000000" w:usb2="01000407" w:usb3="00000000" w:csb0="00020000" w:csb1="00000000"/>
  </w:font>
  <w:font w:name="ＭＳ ゴシック">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25170" w:rsidRPr="00DC666F" w:rsidRDefault="00025170">
    <w:pPr>
      <w:pStyle w:val="Footer"/>
      <w:rPr>
        <w:sz w:val="20"/>
      </w:rPr>
    </w:pPr>
    <w:r>
      <w:rPr>
        <w:rFonts w:hint="eastAsia"/>
        <w:sz w:val="20"/>
        <w:lang w:eastAsia="ja-JP"/>
      </w:rPr>
      <w:t>jsdl-wg@ogf.org</w:t>
    </w:r>
    <w:r w:rsidRPr="00DC666F">
      <w:rPr>
        <w:sz w:val="20"/>
      </w:rPr>
      <w:tab/>
    </w:r>
    <w:r w:rsidRPr="00DC666F">
      <w:rPr>
        <w:sz w:val="20"/>
      </w:rPr>
      <w:tab/>
    </w:r>
    <w:r w:rsidR="0032616F" w:rsidRPr="00DC666F">
      <w:rPr>
        <w:rStyle w:val="PageNumber"/>
        <w:sz w:val="20"/>
      </w:rPr>
      <w:fldChar w:fldCharType="begin"/>
    </w:r>
    <w:r w:rsidRPr="00DC666F">
      <w:rPr>
        <w:rStyle w:val="PageNumber"/>
        <w:sz w:val="20"/>
      </w:rPr>
      <w:instrText xml:space="preserve"> PAGE </w:instrText>
    </w:r>
    <w:r w:rsidR="0032616F" w:rsidRPr="00DC666F">
      <w:rPr>
        <w:rStyle w:val="PageNumber"/>
        <w:sz w:val="20"/>
      </w:rPr>
      <w:fldChar w:fldCharType="separate"/>
    </w:r>
    <w:r w:rsidR="003536AA">
      <w:rPr>
        <w:rStyle w:val="PageNumber"/>
        <w:noProof/>
        <w:sz w:val="20"/>
      </w:rPr>
      <w:t>2</w:t>
    </w:r>
    <w:r w:rsidR="0032616F" w:rsidRPr="00DC666F">
      <w:rPr>
        <w:rStyle w:val="PageNumber"/>
        <w:sz w:val="20"/>
      </w:rPr>
      <w:fldChar w:fldCharType="end"/>
    </w:r>
  </w:p>
</w:ftr>
</file>

<file path=word/footer2.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25170" w:rsidRPr="00DC666F" w:rsidRDefault="00025170">
    <w:pPr>
      <w:pStyle w:val="Footer"/>
      <w:rPr>
        <w:sz w:val="22"/>
      </w:rPr>
    </w:pPr>
    <w:r>
      <w:rPr>
        <w:rFonts w:hint="eastAsia"/>
        <w:sz w:val="22"/>
        <w:lang w:eastAsia="ja-JP"/>
      </w:rPr>
      <w:t>jsdl-wg@ogf.org</w:t>
    </w:r>
    <w:r w:rsidRPr="00DC666F">
      <w:rPr>
        <w:sz w:val="22"/>
      </w:rPr>
      <w:tab/>
    </w:r>
    <w:r w:rsidRPr="00DC666F">
      <w:rPr>
        <w:sz w:val="22"/>
      </w:rPr>
      <w:tab/>
    </w:r>
    <w:r w:rsidR="0032616F" w:rsidRPr="00DC666F">
      <w:rPr>
        <w:rStyle w:val="PageNumber"/>
        <w:sz w:val="22"/>
      </w:rPr>
      <w:fldChar w:fldCharType="begin"/>
    </w:r>
    <w:r w:rsidRPr="00DC666F">
      <w:rPr>
        <w:rStyle w:val="PageNumber"/>
        <w:sz w:val="22"/>
      </w:rPr>
      <w:instrText xml:space="preserve"> PAGE </w:instrText>
    </w:r>
    <w:r w:rsidR="0032616F" w:rsidRPr="00DC666F">
      <w:rPr>
        <w:rStyle w:val="PageNumber"/>
        <w:sz w:val="22"/>
      </w:rPr>
      <w:fldChar w:fldCharType="separate"/>
    </w:r>
    <w:r w:rsidR="006C76D5">
      <w:rPr>
        <w:rStyle w:val="PageNumber"/>
        <w:noProof/>
        <w:sz w:val="22"/>
      </w:rPr>
      <w:t>33</w:t>
    </w:r>
    <w:r w:rsidR="0032616F" w:rsidRPr="00DC666F">
      <w:rPr>
        <w:rStyle w:val="PageNumber"/>
        <w:sz w:val="22"/>
      </w:rPr>
      <w:fldChar w:fldCharType="end"/>
    </w:r>
  </w:p>
</w:ftr>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025170" w:rsidRDefault="00025170" w:rsidP="00C60D1A">
      <w:r>
        <w:separator/>
      </w:r>
    </w:p>
  </w:footnote>
  <w:footnote w:type="continuationSeparator" w:id="1">
    <w:p w:rsidR="00025170" w:rsidRDefault="00025170" w:rsidP="00C60D1A">
      <w:r>
        <w:continuationSeparator/>
      </w:r>
    </w:p>
  </w:footnote>
  <w:footnote w:id="2">
    <w:p w:rsidR="00025170" w:rsidRPr="005A5B54" w:rsidRDefault="00025170">
      <w:pPr>
        <w:pStyle w:val="FootnoteText"/>
        <w:rPr>
          <w:sz w:val="16"/>
          <w:szCs w:val="16"/>
          <w:lang w:eastAsia="ja-JP"/>
        </w:rPr>
      </w:pPr>
      <w:r w:rsidRPr="005A5B54">
        <w:rPr>
          <w:rStyle w:val="FootnoteReference"/>
          <w:sz w:val="16"/>
          <w:szCs w:val="16"/>
        </w:rPr>
        <w:footnoteRef/>
      </w:r>
      <w:r w:rsidRPr="005A5B54">
        <w:rPr>
          <w:sz w:val="16"/>
          <w:szCs w:val="16"/>
        </w:rPr>
        <w:t xml:space="preserve"> </w:t>
      </w:r>
      <w:r w:rsidRPr="005A5B54">
        <w:rPr>
          <w:sz w:val="16"/>
          <w:szCs w:val="16"/>
          <w:lang w:eastAsia="ja-JP"/>
        </w:rPr>
        <w:t>M</w:t>
      </w:r>
      <w:r w:rsidRPr="005A5B54">
        <w:rPr>
          <w:rFonts w:hint="eastAsia"/>
          <w:sz w:val="16"/>
          <w:szCs w:val="16"/>
          <w:lang w:eastAsia="ja-JP"/>
        </w:rPr>
        <w:t>ount</w:t>
      </w:r>
      <w:r>
        <w:rPr>
          <w:rFonts w:hint="eastAsia"/>
          <w:sz w:val="16"/>
          <w:szCs w:val="16"/>
          <w:lang w:eastAsia="ja-JP"/>
        </w:rPr>
        <w:t>Source</w:t>
      </w:r>
      <w:r w:rsidRPr="005A5B54">
        <w:rPr>
          <w:rFonts w:hint="eastAsia"/>
          <w:sz w:val="16"/>
          <w:szCs w:val="16"/>
          <w:lang w:eastAsia="ja-JP"/>
        </w:rPr>
        <w:t xml:space="preserve"> </w:t>
      </w:r>
      <w:r>
        <w:rPr>
          <w:rFonts w:hint="eastAsia"/>
          <w:sz w:val="16"/>
          <w:szCs w:val="16"/>
          <w:lang w:eastAsia="ja-JP"/>
        </w:rPr>
        <w:t xml:space="preserve">was </w:t>
      </w:r>
      <w:r w:rsidRPr="005A5B54">
        <w:rPr>
          <w:rFonts w:hint="eastAsia"/>
          <w:sz w:val="16"/>
          <w:szCs w:val="16"/>
          <w:lang w:eastAsia="ja-JP"/>
        </w:rPr>
        <w:t xml:space="preserve">missing from the JSDL </w:t>
      </w:r>
      <w:r>
        <w:rPr>
          <w:rFonts w:hint="eastAsia"/>
          <w:sz w:val="16"/>
          <w:szCs w:val="16"/>
          <w:lang w:eastAsia="ja-JP"/>
        </w:rPr>
        <w:t xml:space="preserve">1.0 </w:t>
      </w:r>
      <w:r w:rsidRPr="005A5B54">
        <w:rPr>
          <w:rFonts w:hint="eastAsia"/>
          <w:sz w:val="16"/>
          <w:szCs w:val="16"/>
          <w:lang w:eastAsia="ja-JP"/>
        </w:rPr>
        <w:t>schema</w:t>
      </w:r>
    </w:p>
  </w:footnote>
  <w:footnote w:id="3">
    <w:p w:rsidR="00025170" w:rsidRPr="00D80706" w:rsidRDefault="00025170">
      <w:pPr>
        <w:pStyle w:val="FootnoteText"/>
        <w:rPr>
          <w:sz w:val="20"/>
          <w:szCs w:val="20"/>
          <w:lang w:eastAsia="ja-JP"/>
        </w:rPr>
      </w:pPr>
      <w:r w:rsidRPr="00D80706">
        <w:rPr>
          <w:rStyle w:val="FootnoteReference"/>
          <w:sz w:val="20"/>
          <w:szCs w:val="20"/>
        </w:rPr>
        <w:footnoteRef/>
      </w:r>
      <w:r w:rsidRPr="00D80706">
        <w:rPr>
          <w:sz w:val="20"/>
          <w:szCs w:val="20"/>
        </w:rPr>
        <w:t xml:space="preserve"> </w:t>
      </w:r>
      <w:r w:rsidRPr="00CD4015">
        <w:rPr>
          <w:sz w:val="20"/>
          <w:szCs w:val="20"/>
          <w:lang w:eastAsia="ja-JP"/>
        </w:rPr>
        <w:t>https://forge.gridforum.org/sf/projects/jsdl-wg</w:t>
      </w:r>
    </w:p>
  </w:footnote>
  <w:footnote w:id="4">
    <w:p w:rsidR="00025170" w:rsidRPr="00635173" w:rsidRDefault="00025170" w:rsidP="00937135">
      <w:pPr>
        <w:pStyle w:val="FootnoteText"/>
        <w:rPr>
          <w:sz w:val="18"/>
          <w:szCs w:val="18"/>
          <w:lang w:eastAsia="ja-JP"/>
        </w:rPr>
      </w:pPr>
      <w:r w:rsidRPr="00635173">
        <w:rPr>
          <w:rStyle w:val="FootnoteReference"/>
          <w:sz w:val="18"/>
          <w:szCs w:val="18"/>
        </w:rPr>
        <w:footnoteRef/>
      </w:r>
      <w:r w:rsidRPr="00635173">
        <w:rPr>
          <w:sz w:val="18"/>
          <w:szCs w:val="18"/>
        </w:rPr>
        <w:t xml:space="preserve"> </w:t>
      </w:r>
      <w:r>
        <w:rPr>
          <w:sz w:val="18"/>
          <w:szCs w:val="18"/>
          <w:lang w:val="en-GB"/>
        </w:rPr>
        <w:t xml:space="preserve">See Section </w:t>
      </w:r>
      <w:r>
        <w:rPr>
          <w:sz w:val="18"/>
          <w:szCs w:val="18"/>
          <w:lang w:val="en-GB" w:eastAsia="ja-JP"/>
        </w:rPr>
        <w:t>“</w:t>
      </w:r>
      <w:r>
        <w:rPr>
          <w:sz w:val="18"/>
          <w:szCs w:val="18"/>
          <w:lang w:val="en-GB"/>
        </w:rPr>
        <w:t>Other Problems encountered</w:t>
      </w:r>
      <w:r w:rsidRPr="00635173">
        <w:rPr>
          <w:sz w:val="18"/>
          <w:szCs w:val="18"/>
          <w:lang w:val="en-GB"/>
        </w:rPr>
        <w:t>.</w:t>
      </w:r>
      <w:r>
        <w:rPr>
          <w:sz w:val="18"/>
          <w:szCs w:val="18"/>
          <w:lang w:val="en-GB" w:eastAsia="ja-JP"/>
        </w:rPr>
        <w:t>”</w:t>
      </w:r>
    </w:p>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25170" w:rsidRPr="00DC666F" w:rsidRDefault="00025170">
    <w:pPr>
      <w:pStyle w:val="Header"/>
      <w:rPr>
        <w:sz w:val="20"/>
      </w:rPr>
    </w:pPr>
    <w:r>
      <w:rPr>
        <w:sz w:val="20"/>
      </w:rPr>
      <w:t>G</w:t>
    </w:r>
    <w:r>
      <w:rPr>
        <w:rFonts w:hint="eastAsia"/>
        <w:sz w:val="20"/>
        <w:lang w:eastAsia="ja-JP"/>
      </w:rPr>
      <w:t>W</w:t>
    </w:r>
    <w:r w:rsidRPr="00DC666F">
      <w:rPr>
        <w:sz w:val="20"/>
      </w:rPr>
      <w:t>D-E</w:t>
    </w:r>
    <w:r>
      <w:rPr>
        <w:rFonts w:hint="eastAsia"/>
        <w:sz w:val="20"/>
        <w:lang w:eastAsia="ja-JP"/>
      </w:rPr>
      <w:t xml:space="preserve"> (</w:t>
    </w:r>
    <w:r>
      <w:rPr>
        <w:sz w:val="20"/>
      </w:rPr>
      <w:t>draft-gwde-</w:t>
    </w:r>
    <w:r>
      <w:rPr>
        <w:rFonts w:hint="eastAsia"/>
        <w:sz w:val="20"/>
        <w:lang w:eastAsia="ja-JP"/>
      </w:rPr>
      <w:t>jsdl</w:t>
    </w:r>
    <w:r>
      <w:rPr>
        <w:sz w:val="20"/>
      </w:rPr>
      <w:t>-interop-v1-draft-0</w:t>
    </w:r>
    <w:r>
      <w:rPr>
        <w:rFonts w:hint="eastAsia"/>
        <w:sz w:val="20"/>
        <w:lang w:val="en-GB" w:eastAsia="ja-JP"/>
      </w:rPr>
      <w:t>5</w:t>
    </w:r>
    <w:r>
      <w:rPr>
        <w:rFonts w:hint="eastAsia"/>
        <w:sz w:val="20"/>
        <w:lang w:eastAsia="ja-JP"/>
      </w:rPr>
      <w:t>)</w:t>
    </w:r>
    <w:r w:rsidRPr="00DC666F">
      <w:rPr>
        <w:sz w:val="20"/>
      </w:rPr>
      <w:tab/>
    </w:r>
    <w:r w:rsidRPr="00DC666F">
      <w:rPr>
        <w:sz w:val="20"/>
      </w:rPr>
      <w:tab/>
    </w:r>
    <w:r>
      <w:rPr>
        <w:rFonts w:hint="eastAsia"/>
        <w:sz w:val="20"/>
        <w:lang w:eastAsia="ja-JP"/>
      </w:rPr>
      <w:t>2</w:t>
    </w:r>
    <w:r>
      <w:rPr>
        <w:sz w:val="20"/>
        <w:lang w:val="en-GB" w:eastAsia="ja-JP"/>
      </w:rPr>
      <w:t>7</w:t>
    </w:r>
    <w:r>
      <w:rPr>
        <w:rFonts w:hint="eastAsia"/>
        <w:sz w:val="20"/>
        <w:lang w:eastAsia="ja-JP"/>
      </w:rPr>
      <w:t xml:space="preserve"> June</w:t>
    </w:r>
    <w:r>
      <w:rPr>
        <w:sz w:val="20"/>
      </w:rPr>
      <w:t xml:space="preserve"> 200</w:t>
    </w:r>
    <w:r>
      <w:rPr>
        <w:rFonts w:hint="eastAsia"/>
        <w:sz w:val="20"/>
        <w:lang w:eastAsia="ja-JP"/>
      </w:rPr>
      <w:t>8</w:t>
    </w:r>
    <w:r w:rsidRPr="00DC666F">
      <w:rPr>
        <w:sz w:val="20"/>
      </w:rPr>
      <w:tab/>
    </w:r>
    <w:r w:rsidRPr="00DC666F">
      <w:rPr>
        <w:sz w:val="20"/>
      </w:rPr>
      <w:tab/>
    </w:r>
  </w:p>
</w:hdr>
</file>

<file path=word/header2.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25170" w:rsidRDefault="00025170">
    <w:pPr>
      <w:pStyle w:val="Header"/>
      <w:rPr>
        <w:sz w:val="20"/>
        <w:lang w:eastAsia="ja-JP"/>
      </w:rPr>
    </w:pPr>
    <w:r>
      <w:rPr>
        <w:sz w:val="20"/>
      </w:rPr>
      <w:t>G</w:t>
    </w:r>
    <w:r>
      <w:rPr>
        <w:rFonts w:hint="eastAsia"/>
        <w:sz w:val="20"/>
        <w:lang w:eastAsia="ja-JP"/>
      </w:rPr>
      <w:t>W</w:t>
    </w:r>
    <w:r w:rsidRPr="00DC666F">
      <w:rPr>
        <w:sz w:val="20"/>
      </w:rPr>
      <w:t>D-E</w:t>
    </w:r>
    <w:r>
      <w:rPr>
        <w:rFonts w:hint="eastAsia"/>
        <w:sz w:val="20"/>
        <w:lang w:eastAsia="ja-JP"/>
      </w:rPr>
      <w:t xml:space="preserve"> (</w:t>
    </w:r>
    <w:r>
      <w:rPr>
        <w:sz w:val="20"/>
      </w:rPr>
      <w:t>draft-gwde-</w:t>
    </w:r>
    <w:r>
      <w:rPr>
        <w:rFonts w:hint="eastAsia"/>
        <w:sz w:val="20"/>
        <w:lang w:eastAsia="ja-JP"/>
      </w:rPr>
      <w:t>jsdl</w:t>
    </w:r>
    <w:r>
      <w:rPr>
        <w:sz w:val="20"/>
      </w:rPr>
      <w:t>-interop</w:t>
    </w:r>
    <w:r>
      <w:rPr>
        <w:rFonts w:hint="eastAsia"/>
        <w:sz w:val="20"/>
        <w:lang w:eastAsia="ja-JP"/>
      </w:rPr>
      <w:t>-v1</w:t>
    </w:r>
    <w:r>
      <w:rPr>
        <w:sz w:val="20"/>
      </w:rPr>
      <w:t>-draft-0</w:t>
    </w:r>
    <w:del w:id="135" w:author="Stephen McGough" w:date="2008-07-08T12:18:00Z">
      <w:r w:rsidDel="0054275C">
        <w:rPr>
          <w:rFonts w:hint="eastAsia"/>
          <w:sz w:val="20"/>
          <w:lang w:val="en-GB" w:eastAsia="ja-JP"/>
        </w:rPr>
        <w:delText>5</w:delText>
      </w:r>
    </w:del>
    <w:ins w:id="136" w:author="Stephen McGough" w:date="2008-07-08T12:18:00Z">
      <w:r w:rsidR="0054275C">
        <w:rPr>
          <w:sz w:val="20"/>
          <w:lang w:val="en-GB" w:eastAsia="ja-JP"/>
        </w:rPr>
        <w:t>6</w:t>
      </w:r>
    </w:ins>
    <w:r>
      <w:rPr>
        <w:rFonts w:hint="eastAsia"/>
        <w:sz w:val="20"/>
        <w:lang w:eastAsia="ja-JP"/>
      </w:rPr>
      <w:t>)</w:t>
    </w:r>
    <w:r w:rsidRPr="00DC666F">
      <w:rPr>
        <w:sz w:val="20"/>
      </w:rPr>
      <w:tab/>
    </w:r>
    <w:r w:rsidRPr="00DC666F">
      <w:rPr>
        <w:sz w:val="20"/>
      </w:rPr>
      <w:tab/>
    </w:r>
    <w:r w:rsidRPr="00DC666F">
      <w:rPr>
        <w:b/>
        <w:sz w:val="20"/>
      </w:rPr>
      <w:t>Editor</w:t>
    </w:r>
    <w:r>
      <w:rPr>
        <w:rFonts w:hint="eastAsia"/>
        <w:b/>
        <w:sz w:val="20"/>
        <w:lang w:eastAsia="ja-JP"/>
      </w:rPr>
      <w:t>s</w:t>
    </w:r>
    <w:r w:rsidRPr="00DC666F">
      <w:rPr>
        <w:sz w:val="20"/>
      </w:rPr>
      <w:t>:</w:t>
    </w:r>
  </w:p>
  <w:p w:rsidR="00025170" w:rsidRPr="003C494A" w:rsidRDefault="00025170" w:rsidP="00AF18B8">
    <w:pPr>
      <w:pStyle w:val="Header"/>
      <w:jc w:val="both"/>
      <w:rPr>
        <w:sz w:val="20"/>
        <w:lang w:eastAsia="ja-JP"/>
      </w:rPr>
    </w:pPr>
    <w:r w:rsidRPr="00DC666F">
      <w:rPr>
        <w:sz w:val="20"/>
      </w:rPr>
      <w:t>Category: Experimental</w:t>
    </w:r>
    <w:r>
      <w:rPr>
        <w:sz w:val="20"/>
      </w:rPr>
      <w:t xml:space="preserve"> </w:t>
    </w:r>
    <w:r>
      <w:rPr>
        <w:rFonts w:hint="eastAsia"/>
        <w:sz w:val="20"/>
        <w:lang w:eastAsia="ja-JP"/>
      </w:rPr>
      <w:tab/>
    </w:r>
    <w:r>
      <w:rPr>
        <w:rFonts w:hint="eastAsia"/>
        <w:sz w:val="20"/>
        <w:lang w:eastAsia="ja-JP"/>
      </w:rPr>
      <w:tab/>
    </w:r>
    <w:r>
      <w:rPr>
        <w:sz w:val="20"/>
        <w:lang w:val="en-GB" w:eastAsia="ja-JP"/>
      </w:rPr>
      <w:t xml:space="preserve">A. </w:t>
    </w:r>
    <w:r>
      <w:rPr>
        <w:rFonts w:hint="eastAsia"/>
        <w:sz w:val="20"/>
        <w:lang w:eastAsia="ja-JP"/>
      </w:rPr>
      <w:t>Stephen McGough, Imperial College</w:t>
    </w:r>
    <w:r>
      <w:rPr>
        <w:sz w:val="20"/>
        <w:lang w:val="en-GB" w:eastAsia="ja-JP"/>
      </w:rPr>
      <w:t xml:space="preserve"> London</w:t>
    </w:r>
  </w:p>
  <w:p w:rsidR="00025170" w:rsidRDefault="00025170" w:rsidP="00AF18B8">
    <w:pPr>
      <w:pStyle w:val="Header"/>
      <w:jc w:val="right"/>
      <w:rPr>
        <w:sz w:val="20"/>
        <w:lang w:eastAsia="ja-JP"/>
      </w:rPr>
    </w:pPr>
    <w:r w:rsidRPr="00DC666F">
      <w:rPr>
        <w:sz w:val="20"/>
      </w:rPr>
      <w:tab/>
    </w:r>
    <w:r>
      <w:rPr>
        <w:rFonts w:hint="eastAsia"/>
        <w:sz w:val="20"/>
        <w:lang w:eastAsia="ja-JP"/>
      </w:rPr>
      <w:t>Andreas Savva</w:t>
    </w:r>
    <w:r>
      <w:rPr>
        <w:sz w:val="20"/>
      </w:rPr>
      <w:t>, Fujitsu</w:t>
    </w:r>
  </w:p>
  <w:p w:rsidR="00025170" w:rsidRPr="00DC666F" w:rsidRDefault="00025170" w:rsidP="00125CA6">
    <w:pPr>
      <w:pStyle w:val="Header"/>
      <w:rPr>
        <w:sz w:val="20"/>
        <w:lang w:eastAsia="ja-JP"/>
      </w:rPr>
    </w:pPr>
    <w:r>
      <w:rPr>
        <w:rFonts w:hint="eastAsia"/>
        <w:sz w:val="20"/>
        <w:lang w:eastAsia="ja-JP"/>
      </w:rPr>
      <w:t xml:space="preserve">　</w:t>
    </w:r>
    <w:r>
      <w:rPr>
        <w:rFonts w:hint="eastAsia"/>
        <w:sz w:val="20"/>
        <w:lang w:eastAsia="ja-JP"/>
      </w:rPr>
      <w:t xml:space="preserve">               </w:t>
    </w:r>
    <w:r>
      <w:rPr>
        <w:rFonts w:hint="eastAsia"/>
        <w:sz w:val="20"/>
        <w:lang w:eastAsia="ja-JP"/>
      </w:rPr>
      <w:t xml:space="preserve">　　　　　　</w:t>
    </w:r>
    <w:r>
      <w:rPr>
        <w:rFonts w:hint="eastAsia"/>
        <w:sz w:val="20"/>
        <w:lang w:eastAsia="ja-JP"/>
      </w:rPr>
      <w:t xml:space="preserve">  </w:t>
    </w:r>
  </w:p>
  <w:p w:rsidR="00025170" w:rsidRPr="00DC666F" w:rsidRDefault="00025170" w:rsidP="00BA052C">
    <w:pPr>
      <w:pStyle w:val="Header"/>
      <w:jc w:val="right"/>
      <w:rPr>
        <w:sz w:val="20"/>
      </w:rPr>
    </w:pPr>
    <w:r w:rsidRPr="00DC666F">
      <w:rPr>
        <w:sz w:val="20"/>
      </w:rPr>
      <w:tab/>
    </w:r>
    <w:r w:rsidRPr="00DC666F">
      <w:rPr>
        <w:sz w:val="20"/>
      </w:rPr>
      <w:tab/>
    </w:r>
    <w:ins w:id="137" w:author="Stephen McGough" w:date="2008-07-08T12:18:00Z">
      <w:r w:rsidR="0054275C">
        <w:rPr>
          <w:sz w:val="20"/>
          <w:lang w:val="en-GB" w:eastAsia="ja-JP"/>
        </w:rPr>
        <w:t>8</w:t>
      </w:r>
      <w:r w:rsidR="00B717D6" w:rsidRPr="00B717D6">
        <w:rPr>
          <w:sz w:val="20"/>
          <w:vertAlign w:val="superscript"/>
          <w:lang w:val="en-GB" w:eastAsia="ja-JP"/>
        </w:rPr>
        <w:t>th</w:t>
      </w:r>
      <w:r w:rsidR="0054275C">
        <w:rPr>
          <w:sz w:val="20"/>
          <w:lang w:val="en-GB" w:eastAsia="ja-JP"/>
        </w:rPr>
        <w:t xml:space="preserve"> July </w:t>
      </w:r>
    </w:ins>
    <w:del w:id="138" w:author="Stephen McGough" w:date="2008-07-08T12:18:00Z">
      <w:r w:rsidDel="0054275C">
        <w:rPr>
          <w:rFonts w:hint="eastAsia"/>
          <w:sz w:val="20"/>
          <w:lang w:eastAsia="ja-JP"/>
        </w:rPr>
        <w:delText>2</w:delText>
      </w:r>
      <w:r w:rsidDel="0054275C">
        <w:rPr>
          <w:sz w:val="20"/>
          <w:lang w:val="en-GB" w:eastAsia="ja-JP"/>
        </w:rPr>
        <w:delText>7</w:delText>
      </w:r>
      <w:r w:rsidDel="0054275C">
        <w:rPr>
          <w:rFonts w:hint="eastAsia"/>
          <w:sz w:val="20"/>
          <w:lang w:eastAsia="ja-JP"/>
        </w:rPr>
        <w:delText xml:space="preserve"> June</w:delText>
      </w:r>
      <w:r w:rsidRPr="00DC666F" w:rsidDel="0054275C">
        <w:rPr>
          <w:sz w:val="20"/>
        </w:rPr>
        <w:delText xml:space="preserve"> </w:delText>
      </w:r>
    </w:del>
    <w:r w:rsidRPr="00DC666F">
      <w:rPr>
        <w:sz w:val="20"/>
      </w:rPr>
      <w:t>2008</w:t>
    </w:r>
    <w:r w:rsidRPr="00DC666F">
      <w:rPr>
        <w:sz w:val="20"/>
      </w:rPr>
      <w:tab/>
    </w:r>
    <w:fldSimple w:instr=" DOCPROPERTY &quot;ggf-doc-revision-date&quot;  \* MERGEFORMAT ">
      <w:ins w:id="139" w:author="Stephen McGough" w:date="2008-06-27T10:39:00Z">
        <w:r w:rsidR="00B717D6" w:rsidRPr="00B717D6">
          <w:rPr>
            <w:sz w:val="20"/>
          </w:rPr>
          <w:t xml:space="preserve"> </w:t>
        </w:r>
      </w:ins>
      <w:del w:id="140" w:author="Stephen McGough" w:date="2008-06-27T10:39:00Z">
        <w:r w:rsidRPr="00893187" w:rsidDel="0034231A">
          <w:rPr>
            <w:sz w:val="20"/>
          </w:rPr>
          <w:delText xml:space="preserve"> </w:delText>
        </w:r>
      </w:del>
    </w:fldSimple>
  </w:p>
</w:hdr>
</file>

<file path=word/header3.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025170" w:rsidRPr="00DC666F" w:rsidRDefault="00025170">
    <w:pPr>
      <w:pStyle w:val="Header"/>
      <w:rPr>
        <w:sz w:val="20"/>
        <w:lang w:eastAsia="ja-JP"/>
      </w:rPr>
    </w:pPr>
    <w:r w:rsidRPr="00DC666F">
      <w:rPr>
        <w:sz w:val="20"/>
      </w:rPr>
      <w:t>G</w:t>
    </w:r>
    <w:r>
      <w:rPr>
        <w:rFonts w:hint="eastAsia"/>
        <w:sz w:val="20"/>
        <w:lang w:eastAsia="ja-JP"/>
      </w:rPr>
      <w:t>W</w:t>
    </w:r>
    <w:r w:rsidRPr="00DC666F">
      <w:rPr>
        <w:sz w:val="20"/>
      </w:rPr>
      <w:t>D-E</w:t>
    </w:r>
    <w:r>
      <w:rPr>
        <w:rFonts w:hint="eastAsia"/>
        <w:sz w:val="20"/>
        <w:lang w:eastAsia="ja-JP"/>
      </w:rPr>
      <w:t xml:space="preserve"> (</w:t>
    </w:r>
    <w:r>
      <w:rPr>
        <w:sz w:val="20"/>
      </w:rPr>
      <w:t>draft-gwde-</w:t>
    </w:r>
    <w:r>
      <w:rPr>
        <w:rFonts w:hint="eastAsia"/>
        <w:sz w:val="20"/>
        <w:lang w:eastAsia="ja-JP"/>
      </w:rPr>
      <w:t>jsdl</w:t>
    </w:r>
    <w:r>
      <w:rPr>
        <w:sz w:val="20"/>
      </w:rPr>
      <w:t>-interop-v1-draft-0</w:t>
    </w:r>
    <w:ins w:id="4098" w:author="Stephen McGough" w:date="2008-07-08T12:17:00Z">
      <w:r w:rsidR="00071278">
        <w:rPr>
          <w:sz w:val="20"/>
          <w:lang w:val="en-GB" w:eastAsia="ja-JP"/>
        </w:rPr>
        <w:t>6</w:t>
      </w:r>
    </w:ins>
    <w:del w:id="4099" w:author="Stephen McGough" w:date="2008-07-08T12:17:00Z">
      <w:r w:rsidDel="00071278">
        <w:rPr>
          <w:rFonts w:hint="eastAsia"/>
          <w:sz w:val="20"/>
          <w:lang w:eastAsia="ja-JP"/>
        </w:rPr>
        <w:delText>5</w:delText>
      </w:r>
    </w:del>
    <w:r>
      <w:rPr>
        <w:rFonts w:hint="eastAsia"/>
        <w:sz w:val="20"/>
        <w:lang w:eastAsia="ja-JP"/>
      </w:rPr>
      <w:t>)</w:t>
    </w:r>
    <w:r w:rsidRPr="00DC666F">
      <w:rPr>
        <w:sz w:val="20"/>
      </w:rPr>
      <w:tab/>
    </w:r>
    <w:r w:rsidRPr="00DC666F">
      <w:rPr>
        <w:sz w:val="20"/>
      </w:rPr>
      <w:tab/>
    </w:r>
    <w:ins w:id="4100" w:author="Stephen McGough" w:date="2008-07-08T12:17:00Z">
      <w:r w:rsidR="00071278">
        <w:rPr>
          <w:sz w:val="20"/>
          <w:lang w:val="en-GB" w:eastAsia="ja-JP"/>
        </w:rPr>
        <w:t>8</w:t>
      </w:r>
      <w:r w:rsidR="00B717D6" w:rsidRPr="00B717D6">
        <w:rPr>
          <w:sz w:val="20"/>
          <w:vertAlign w:val="superscript"/>
          <w:lang w:val="en-GB" w:eastAsia="ja-JP"/>
        </w:rPr>
        <w:t>th</w:t>
      </w:r>
    </w:ins>
    <w:del w:id="4101" w:author="Stephen McGough" w:date="2008-07-08T12:17:00Z">
      <w:r w:rsidDel="00071278">
        <w:rPr>
          <w:rFonts w:hint="eastAsia"/>
          <w:sz w:val="20"/>
          <w:lang w:eastAsia="ja-JP"/>
        </w:rPr>
        <w:delText>27</w:delText>
      </w:r>
    </w:del>
    <w:r>
      <w:rPr>
        <w:rFonts w:hint="eastAsia"/>
        <w:sz w:val="20"/>
        <w:lang w:eastAsia="ja-JP"/>
      </w:rPr>
      <w:t xml:space="preserve"> J</w:t>
    </w:r>
    <w:ins w:id="4102" w:author="Stephen McGough" w:date="2008-07-08T12:17:00Z">
      <w:r w:rsidR="00071278">
        <w:rPr>
          <w:sz w:val="20"/>
          <w:lang w:val="en-GB" w:eastAsia="ja-JP"/>
        </w:rPr>
        <w:t>uly</w:t>
      </w:r>
    </w:ins>
    <w:del w:id="4103" w:author="Stephen McGough" w:date="2008-07-08T12:17:00Z">
      <w:r w:rsidDel="00071278">
        <w:rPr>
          <w:rFonts w:hint="eastAsia"/>
          <w:sz w:val="20"/>
          <w:lang w:eastAsia="ja-JP"/>
        </w:rPr>
        <w:delText>une</w:delText>
      </w:r>
    </w:del>
    <w:r>
      <w:rPr>
        <w:rFonts w:hint="eastAsia"/>
        <w:sz w:val="20"/>
        <w:lang w:eastAsia="ja-JP"/>
      </w:rPr>
      <w:t xml:space="preserve"> </w:t>
    </w:r>
    <w:r w:rsidRPr="00DC666F">
      <w:rPr>
        <w:sz w:val="20"/>
      </w:rPr>
      <w:t>2008</w:t>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FFFFFF7C"/>
    <w:multiLevelType w:val="singleLevel"/>
    <w:tmpl w:val="7E863CC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1CA23D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F1A021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826AAE98"/>
    <w:lvl w:ilvl="0">
      <w:start w:val="1"/>
      <w:numFmt w:val="decimal"/>
      <w:pStyle w:val="ListNumber2"/>
      <w:lvlText w:val="%1."/>
      <w:lvlJc w:val="left"/>
      <w:pPr>
        <w:tabs>
          <w:tab w:val="num" w:pos="720"/>
        </w:tabs>
        <w:ind w:left="720" w:hanging="360"/>
      </w:pPr>
    </w:lvl>
  </w:abstractNum>
  <w:abstractNum w:abstractNumId="4">
    <w:nsid w:val="FFFFFF80"/>
    <w:multiLevelType w:val="singleLevel"/>
    <w:tmpl w:val="626E81D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A36D52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5E0C62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1F0B56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2A9A9B20"/>
    <w:lvl w:ilvl="0">
      <w:start w:val="1"/>
      <w:numFmt w:val="decimal"/>
      <w:pStyle w:val="ListNumber"/>
      <w:lvlText w:val="%1."/>
      <w:lvlJc w:val="left"/>
      <w:pPr>
        <w:tabs>
          <w:tab w:val="num" w:pos="360"/>
        </w:tabs>
        <w:ind w:left="360" w:hanging="360"/>
      </w:pPr>
    </w:lvl>
  </w:abstractNum>
  <w:abstractNum w:abstractNumId="9">
    <w:nsid w:val="FFFFFF89"/>
    <w:multiLevelType w:val="singleLevel"/>
    <w:tmpl w:val="0B90EC6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nsid w:val="0340533E"/>
    <w:multiLevelType w:val="multilevel"/>
    <w:tmpl w:val="AC8891AE"/>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2%1..%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nsid w:val="047821FE"/>
    <w:multiLevelType w:val="hybridMultilevel"/>
    <w:tmpl w:val="95463700"/>
    <w:lvl w:ilvl="0" w:tplc="04090001">
      <w:start w:val="1"/>
      <w:numFmt w:val="bullet"/>
      <w:lvlText w:val=""/>
      <w:lvlJc w:val="left"/>
      <w:pPr>
        <w:ind w:left="720" w:hanging="360"/>
      </w:pPr>
      <w:rPr>
        <w:rFonts w:ascii="Symbol" w:hAnsi="Symbol" w:hint="default"/>
      </w:rPr>
    </w:lvl>
    <w:lvl w:ilvl="1" w:tplc="77B2709A">
      <w:numFmt w:val="bullet"/>
      <w:lvlText w:val="•"/>
      <w:lvlJc w:val="left"/>
      <w:pPr>
        <w:ind w:left="1800" w:hanging="720"/>
      </w:pPr>
      <w:rPr>
        <w:rFonts w:ascii="ＭＳ 明朝" w:eastAsia="ＭＳ 明朝" w:hAnsi="ＭＳ 明朝" w:cs="DejaVu San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B4C1C73"/>
    <w:multiLevelType w:val="hybridMultilevel"/>
    <w:tmpl w:val="530EA26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DejaVu San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DejaVu San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DejaVu San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1C3025CE"/>
    <w:multiLevelType w:val="multilevel"/>
    <w:tmpl w:val="5C5E14B2"/>
    <w:lvl w:ilvl="0">
      <w:start w:val="3"/>
      <w:numFmt w:val="decimal"/>
      <w:lvlText w:val="%1"/>
      <w:lvlJc w:val="left"/>
      <w:pPr>
        <w:ind w:left="432" w:hanging="432"/>
      </w:pPr>
      <w:rPr>
        <w:rFonts w:hint="default"/>
      </w:rPr>
    </w:lvl>
    <w:lvl w:ilvl="1">
      <w:start w:val="9"/>
      <w:numFmt w:val="decimal"/>
      <w:lvlText w:val="%1.%2"/>
      <w:lvlJc w:val="left"/>
      <w:pPr>
        <w:ind w:left="576" w:hanging="576"/>
      </w:pPr>
      <w:rPr>
        <w:rFonts w:hint="default"/>
      </w:rPr>
    </w:lvl>
    <w:lvl w:ilvl="2">
      <w:start w:val="1"/>
      <w:numFmt w:val="decimal"/>
      <w:lvlText w:val="%1.%2.%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nsid w:val="20D37621"/>
    <w:multiLevelType w:val="multilevel"/>
    <w:tmpl w:val="F8043B1A"/>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Arial" w:hAnsi="Arial" w:cs="DejaVu Sans"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nsid w:val="235D4E18"/>
    <w:multiLevelType w:val="multilevel"/>
    <w:tmpl w:val="21145D76"/>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ascii="Arial" w:hAnsi="Arial" w:cs="DejaVu Sans" w:hint="default"/>
        <w:sz w:val="20"/>
        <w:szCs w:val="2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nsid w:val="2641570E"/>
    <w:multiLevelType w:val="multilevel"/>
    <w:tmpl w:val="E33ADF38"/>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AppendixL3"/>
      <w:lvlText w:val="%1.%2.%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nsid w:val="2AD01646"/>
    <w:multiLevelType w:val="multilevel"/>
    <w:tmpl w:val="C9ECF5EE"/>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nsid w:val="334F0C65"/>
    <w:multiLevelType w:val="multilevel"/>
    <w:tmpl w:val="CDD6078E"/>
    <w:lvl w:ilvl="0">
      <w:start w:val="3"/>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Arial" w:hAnsi="Arial" w:hint="default"/>
        <w:sz w:val="20"/>
        <w:szCs w:val="2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nsid w:val="379759F7"/>
    <w:multiLevelType w:val="hybridMultilevel"/>
    <w:tmpl w:val="38988D7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ＭＳ 明朝"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ＭＳ 明朝"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ＭＳ 明朝"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nsid w:val="3A410ED3"/>
    <w:multiLevelType w:val="hybridMultilevel"/>
    <w:tmpl w:val="E5827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ＭＳ 明朝"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6E4AE3"/>
    <w:multiLevelType w:val="hybridMultilevel"/>
    <w:tmpl w:val="530A209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44B10788"/>
    <w:multiLevelType w:val="hybridMultilevel"/>
    <w:tmpl w:val="4CEC8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ＭＳ 明朝"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382E61"/>
    <w:multiLevelType w:val="hybridMultilevel"/>
    <w:tmpl w:val="05D6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ＭＳ 明朝"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4B5855"/>
    <w:multiLevelType w:val="multilevel"/>
    <w:tmpl w:val="B0E012DE"/>
    <w:lvl w:ilvl="0">
      <w:start w:val="1"/>
      <w:numFmt w:val="decimal"/>
      <w:pStyle w:val="JSDLAppendix"/>
      <w:lvlText w:val="Appendix %1"/>
      <w:lvlJc w:val="left"/>
      <w:pPr>
        <w:tabs>
          <w:tab w:val="num" w:pos="0"/>
        </w:tabs>
        <w:ind w:left="0" w:firstLine="0"/>
      </w:pPr>
      <w:rPr>
        <w:rFonts w:hint="eastAsia"/>
        <w:sz w:val="20"/>
        <w:szCs w:val="20"/>
      </w:rPr>
    </w:lvl>
    <w:lvl w:ilvl="1">
      <w:start w:val="1"/>
      <w:numFmt w:val="decimal"/>
      <w:pStyle w:val="AppendixL2"/>
      <w:lvlText w:val="Appendix %1.%2"/>
      <w:lvlJc w:val="left"/>
      <w:pPr>
        <w:tabs>
          <w:tab w:val="num" w:pos="0"/>
        </w:tabs>
        <w:ind w:left="0" w:firstLine="0"/>
      </w:pPr>
      <w:rPr>
        <w:rFonts w:hint="eastAsia"/>
        <w:i w:val="0"/>
        <w:sz w:val="20"/>
        <w:szCs w:val="20"/>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6">
    <w:nsid w:val="605203AB"/>
    <w:multiLevelType w:val="hybridMultilevel"/>
    <w:tmpl w:val="DAE06BE8"/>
    <w:lvl w:ilvl="0" w:tplc="04070005">
      <w:start w:val="1"/>
      <w:numFmt w:val="bullet"/>
      <w:lvlText w:val=""/>
      <w:lvlJc w:val="left"/>
      <w:pPr>
        <w:ind w:left="720" w:hanging="360"/>
      </w:pPr>
      <w:rPr>
        <w:rFonts w:ascii="Wingdings" w:hAnsi="Wingdings" w:hint="default"/>
      </w:rPr>
    </w:lvl>
    <w:lvl w:ilvl="1" w:tplc="04070001">
      <w:start w:val="1"/>
      <w:numFmt w:val="bullet"/>
      <w:lvlText w:val=""/>
      <w:lvlJc w:val="left"/>
      <w:pPr>
        <w:tabs>
          <w:tab w:val="num" w:pos="1440"/>
        </w:tabs>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ＭＳ 明朝"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ＭＳ 明朝" w:hint="default"/>
      </w:rPr>
    </w:lvl>
    <w:lvl w:ilvl="8" w:tplc="04070005" w:tentative="1">
      <w:start w:val="1"/>
      <w:numFmt w:val="bullet"/>
      <w:lvlText w:val=""/>
      <w:lvlJc w:val="left"/>
      <w:pPr>
        <w:ind w:left="6480" w:hanging="360"/>
      </w:pPr>
      <w:rPr>
        <w:rFonts w:ascii="Wingdings" w:hAnsi="Wingdings" w:hint="default"/>
      </w:rPr>
    </w:lvl>
  </w:abstractNum>
  <w:abstractNum w:abstractNumId="27">
    <w:nsid w:val="68A02015"/>
    <w:multiLevelType w:val="hybridMultilevel"/>
    <w:tmpl w:val="E8162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F794A49"/>
    <w:multiLevelType w:val="multilevel"/>
    <w:tmpl w:val="DBE0DF9C"/>
    <w:lvl w:ilvl="0">
      <w:start w:val="1"/>
      <w:numFmt w:val="decimal"/>
      <w:pStyle w:val="Heading1"/>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9">
    <w:nsid w:val="70DC6955"/>
    <w:multiLevelType w:val="hybridMultilevel"/>
    <w:tmpl w:val="7A9AF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ＭＳ 明朝"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ＭＳ 明朝"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ＭＳ 明朝"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C46315"/>
    <w:multiLevelType w:val="multilevel"/>
    <w:tmpl w:val="B0E012DE"/>
    <w:lvl w:ilvl="0">
      <w:start w:val="1"/>
      <w:numFmt w:val="decimal"/>
      <w:lvlText w:val="Appendix %1"/>
      <w:lvlJc w:val="left"/>
      <w:pPr>
        <w:tabs>
          <w:tab w:val="num" w:pos="0"/>
        </w:tabs>
        <w:ind w:left="0" w:firstLine="0"/>
      </w:pPr>
      <w:rPr>
        <w:rFonts w:hint="eastAsia"/>
        <w:sz w:val="20"/>
        <w:szCs w:val="20"/>
      </w:rPr>
    </w:lvl>
    <w:lvl w:ilvl="1">
      <w:start w:val="1"/>
      <w:numFmt w:val="decimal"/>
      <w:lvlText w:val="Appendix %1.%2"/>
      <w:lvlJc w:val="left"/>
      <w:pPr>
        <w:tabs>
          <w:tab w:val="num" w:pos="0"/>
        </w:tabs>
        <w:ind w:left="0" w:firstLine="0"/>
      </w:pPr>
      <w:rPr>
        <w:rFonts w:hint="eastAsia"/>
        <w:i w:val="0"/>
        <w:sz w:val="20"/>
        <w:szCs w:val="20"/>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1">
    <w:nsid w:val="784B3992"/>
    <w:multiLevelType w:val="hybridMultilevel"/>
    <w:tmpl w:val="8742632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DejaVu San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DejaVu San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DejaVu San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nsid w:val="7C5346D8"/>
    <w:multiLevelType w:val="hybridMultilevel"/>
    <w:tmpl w:val="1838771E"/>
    <w:lvl w:ilvl="0" w:tplc="2586DD3C">
      <w:start w:val="1"/>
      <w:numFmt w:val="decimal"/>
      <w:pStyle w:val="Heading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8"/>
  </w:num>
  <w:num w:numId="12">
    <w:abstractNumId w:val="16"/>
  </w:num>
  <w:num w:numId="13">
    <w:abstractNumId w:val="21"/>
  </w:num>
  <w:num w:numId="14">
    <w:abstractNumId w:val="12"/>
  </w:num>
  <w:num w:numId="15">
    <w:abstractNumId w:val="24"/>
  </w:num>
  <w:num w:numId="16">
    <w:abstractNumId w:val="23"/>
  </w:num>
  <w:num w:numId="17">
    <w:abstractNumId w:val="29"/>
  </w:num>
  <w:num w:numId="18">
    <w:abstractNumId w:val="26"/>
  </w:num>
  <w:num w:numId="19">
    <w:abstractNumId w:val="20"/>
  </w:num>
  <w:num w:numId="20">
    <w:abstractNumId w:val="25"/>
  </w:num>
  <w:num w:numId="21">
    <w:abstractNumId w:val="22"/>
  </w:num>
  <w:num w:numId="22">
    <w:abstractNumId w:val="31"/>
  </w:num>
  <w:num w:numId="23">
    <w:abstractNumId w:val="13"/>
  </w:num>
  <w:num w:numId="24">
    <w:abstractNumId w:val="16"/>
  </w:num>
  <w:num w:numId="25">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 w:numId="27">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lvl w:ilvl="0">
        <w:start w:val="3"/>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pStyle w:val="AppendixL3"/>
        <w:lvlText w:val="%1.%2.%3"/>
        <w:lvlJc w:val="left"/>
        <w:pPr>
          <w:ind w:left="720" w:hanging="720"/>
        </w:pPr>
        <w:rPr>
          <w:rFonts w:ascii="Arial" w:hAnsi="Arial" w:cs="DejaVu Sans" w:hint="default"/>
          <w:sz w:val="20"/>
          <w:szCs w:val="20"/>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9">
    <w:abstractNumId w:val="32"/>
  </w:num>
  <w:num w:numId="30">
    <w:abstractNumId w:val="10"/>
  </w:num>
  <w:num w:numId="31">
    <w:abstractNumId w:val="27"/>
  </w:num>
  <w:num w:numId="32">
    <w:abstractNumId w:val="17"/>
  </w:num>
  <w:num w:numId="33">
    <w:abstractNumId w:val="15"/>
  </w:num>
  <w:num w:numId="34">
    <w:abstractNumId w:val="17"/>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18"/>
  </w:num>
  <w:num w:numId="37">
    <w:abstractNumId w:val="17"/>
    <w:lvlOverride w:ilvl="0">
      <w:startOverride w:val="3"/>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7"/>
  </w:num>
  <w:num w:numId="39">
    <w:abstractNumId w:val="14"/>
  </w:num>
  <w:num w:numId="40">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 w:numId="42">
    <w:abstractNumId w:val="11"/>
  </w:num>
  <w:num w:numId="43">
    <w:abstractNumId w:val="17"/>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7"/>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0"/>
  <w:embedSystemFonts/>
  <w:bordersDoNotSurroundHeader/>
  <w:bordersDoNotSurroundFooter/>
  <w:trackRevisions/>
  <w:doNotTrackMoves/>
  <w:defaultTabStop w:val="720"/>
  <w:doNotHyphenateCaps/>
  <w:characterSpacingControl w:val="doNotCompress"/>
  <w:doNotValidateAgainstSchema/>
  <w:doNotDemarcateInvalidXml/>
  <w:hdrShapeDefaults>
    <o:shapedefaults v:ext="edit" spidmax="2050">
      <v:textbox inset="5.85pt,.7pt,5.85pt,.7pt"/>
    </o:shapedefaults>
  </w:hdrShapeDefaults>
  <w:footnotePr>
    <w:footnote w:id="0"/>
    <w:footnote w:id="1"/>
  </w:footnotePr>
  <w:endnotePr>
    <w:endnote w:id="0"/>
    <w:endnote w:id="1"/>
  </w:endnotePr>
  <w:compat>
    <w:useFELayout/>
  </w:compat>
  <w:rsids>
    <w:rsidRoot w:val="00BA052C"/>
    <w:rsid w:val="00004CD9"/>
    <w:rsid w:val="00005FC9"/>
    <w:rsid w:val="0000735F"/>
    <w:rsid w:val="00022ABC"/>
    <w:rsid w:val="00025170"/>
    <w:rsid w:val="00035309"/>
    <w:rsid w:val="00040BC5"/>
    <w:rsid w:val="00060613"/>
    <w:rsid w:val="00071278"/>
    <w:rsid w:val="000872EA"/>
    <w:rsid w:val="000B4F43"/>
    <w:rsid w:val="000D3109"/>
    <w:rsid w:val="000D7BF9"/>
    <w:rsid w:val="000E16C9"/>
    <w:rsid w:val="000F06DC"/>
    <w:rsid w:val="000F0DC9"/>
    <w:rsid w:val="00101DAB"/>
    <w:rsid w:val="001140AD"/>
    <w:rsid w:val="00125CA6"/>
    <w:rsid w:val="00144CCE"/>
    <w:rsid w:val="00153330"/>
    <w:rsid w:val="001637AB"/>
    <w:rsid w:val="00196874"/>
    <w:rsid w:val="001B17E8"/>
    <w:rsid w:val="001C272A"/>
    <w:rsid w:val="001C5C5A"/>
    <w:rsid w:val="001C66A4"/>
    <w:rsid w:val="001E5C55"/>
    <w:rsid w:val="00224C9B"/>
    <w:rsid w:val="002340DC"/>
    <w:rsid w:val="00241657"/>
    <w:rsid w:val="00251893"/>
    <w:rsid w:val="00270877"/>
    <w:rsid w:val="002768FF"/>
    <w:rsid w:val="0028368C"/>
    <w:rsid w:val="002847DD"/>
    <w:rsid w:val="0029162E"/>
    <w:rsid w:val="002C4318"/>
    <w:rsid w:val="002E62B3"/>
    <w:rsid w:val="002F2774"/>
    <w:rsid w:val="002F43BB"/>
    <w:rsid w:val="003202B3"/>
    <w:rsid w:val="0032616F"/>
    <w:rsid w:val="00331CFA"/>
    <w:rsid w:val="0034231A"/>
    <w:rsid w:val="00342BF5"/>
    <w:rsid w:val="003536AA"/>
    <w:rsid w:val="003759F0"/>
    <w:rsid w:val="00383AE7"/>
    <w:rsid w:val="00391710"/>
    <w:rsid w:val="003A0B13"/>
    <w:rsid w:val="003A2162"/>
    <w:rsid w:val="003B1355"/>
    <w:rsid w:val="003B4277"/>
    <w:rsid w:val="003C06C5"/>
    <w:rsid w:val="003C143F"/>
    <w:rsid w:val="003C32A9"/>
    <w:rsid w:val="003C494A"/>
    <w:rsid w:val="003C5803"/>
    <w:rsid w:val="003C5AEB"/>
    <w:rsid w:val="003C7446"/>
    <w:rsid w:val="003D72BC"/>
    <w:rsid w:val="00404C1A"/>
    <w:rsid w:val="00405C6F"/>
    <w:rsid w:val="00407D9E"/>
    <w:rsid w:val="004118B9"/>
    <w:rsid w:val="00411BE6"/>
    <w:rsid w:val="0044394C"/>
    <w:rsid w:val="00443AA9"/>
    <w:rsid w:val="00495B55"/>
    <w:rsid w:val="004D513C"/>
    <w:rsid w:val="0050541D"/>
    <w:rsid w:val="00512C8F"/>
    <w:rsid w:val="00530CA9"/>
    <w:rsid w:val="0054275C"/>
    <w:rsid w:val="005449C5"/>
    <w:rsid w:val="00544FB6"/>
    <w:rsid w:val="005531CE"/>
    <w:rsid w:val="00560CAB"/>
    <w:rsid w:val="0057049B"/>
    <w:rsid w:val="00571647"/>
    <w:rsid w:val="00581E87"/>
    <w:rsid w:val="005968BE"/>
    <w:rsid w:val="005A5B54"/>
    <w:rsid w:val="005B1F44"/>
    <w:rsid w:val="005C13CC"/>
    <w:rsid w:val="005C6944"/>
    <w:rsid w:val="005D6046"/>
    <w:rsid w:val="00605542"/>
    <w:rsid w:val="0061315D"/>
    <w:rsid w:val="006229CE"/>
    <w:rsid w:val="00635173"/>
    <w:rsid w:val="0064139F"/>
    <w:rsid w:val="00653C68"/>
    <w:rsid w:val="00656032"/>
    <w:rsid w:val="0067513C"/>
    <w:rsid w:val="00691AFE"/>
    <w:rsid w:val="006C76D5"/>
    <w:rsid w:val="006E2455"/>
    <w:rsid w:val="006E75B0"/>
    <w:rsid w:val="006F2DBE"/>
    <w:rsid w:val="00706E28"/>
    <w:rsid w:val="00712A02"/>
    <w:rsid w:val="00720928"/>
    <w:rsid w:val="00721252"/>
    <w:rsid w:val="0072393C"/>
    <w:rsid w:val="00734F58"/>
    <w:rsid w:val="00743A6D"/>
    <w:rsid w:val="00744D0D"/>
    <w:rsid w:val="00756279"/>
    <w:rsid w:val="00757F0D"/>
    <w:rsid w:val="00761E0F"/>
    <w:rsid w:val="00763BDA"/>
    <w:rsid w:val="007C7B24"/>
    <w:rsid w:val="007D130E"/>
    <w:rsid w:val="007D4412"/>
    <w:rsid w:val="007F40F4"/>
    <w:rsid w:val="007F48FA"/>
    <w:rsid w:val="00810C69"/>
    <w:rsid w:val="00812C30"/>
    <w:rsid w:val="00835809"/>
    <w:rsid w:val="00844858"/>
    <w:rsid w:val="00847ACD"/>
    <w:rsid w:val="0086001B"/>
    <w:rsid w:val="008735AB"/>
    <w:rsid w:val="00891831"/>
    <w:rsid w:val="00893187"/>
    <w:rsid w:val="00895250"/>
    <w:rsid w:val="008952AD"/>
    <w:rsid w:val="008C4F3A"/>
    <w:rsid w:val="008D789B"/>
    <w:rsid w:val="008F2C2E"/>
    <w:rsid w:val="00906595"/>
    <w:rsid w:val="00932534"/>
    <w:rsid w:val="00937135"/>
    <w:rsid w:val="00960545"/>
    <w:rsid w:val="00973F8D"/>
    <w:rsid w:val="009753C7"/>
    <w:rsid w:val="00975E33"/>
    <w:rsid w:val="009941BE"/>
    <w:rsid w:val="009A0E84"/>
    <w:rsid w:val="009A4278"/>
    <w:rsid w:val="009B5F54"/>
    <w:rsid w:val="009C08C1"/>
    <w:rsid w:val="009C352E"/>
    <w:rsid w:val="009C7734"/>
    <w:rsid w:val="009F216C"/>
    <w:rsid w:val="00A01AC0"/>
    <w:rsid w:val="00A118B1"/>
    <w:rsid w:val="00A25838"/>
    <w:rsid w:val="00A337CE"/>
    <w:rsid w:val="00A41CE9"/>
    <w:rsid w:val="00A63F93"/>
    <w:rsid w:val="00A80D38"/>
    <w:rsid w:val="00A8785E"/>
    <w:rsid w:val="00A903BF"/>
    <w:rsid w:val="00AB6CB1"/>
    <w:rsid w:val="00AB7FFC"/>
    <w:rsid w:val="00AD097F"/>
    <w:rsid w:val="00AD3DEE"/>
    <w:rsid w:val="00AF1885"/>
    <w:rsid w:val="00AF18B8"/>
    <w:rsid w:val="00B01F70"/>
    <w:rsid w:val="00B237B9"/>
    <w:rsid w:val="00B25A20"/>
    <w:rsid w:val="00B33C52"/>
    <w:rsid w:val="00B43D6E"/>
    <w:rsid w:val="00B542D4"/>
    <w:rsid w:val="00B54E60"/>
    <w:rsid w:val="00B717D6"/>
    <w:rsid w:val="00B75E04"/>
    <w:rsid w:val="00BA052C"/>
    <w:rsid w:val="00BB43B6"/>
    <w:rsid w:val="00BD1A17"/>
    <w:rsid w:val="00BE04A1"/>
    <w:rsid w:val="00C019E1"/>
    <w:rsid w:val="00C15D82"/>
    <w:rsid w:val="00C20A08"/>
    <w:rsid w:val="00C37DBB"/>
    <w:rsid w:val="00C55955"/>
    <w:rsid w:val="00C55D71"/>
    <w:rsid w:val="00C60D1A"/>
    <w:rsid w:val="00C67141"/>
    <w:rsid w:val="00C873CE"/>
    <w:rsid w:val="00CB6525"/>
    <w:rsid w:val="00CD4015"/>
    <w:rsid w:val="00CD7835"/>
    <w:rsid w:val="00CE35CA"/>
    <w:rsid w:val="00CE4C5C"/>
    <w:rsid w:val="00CF2E06"/>
    <w:rsid w:val="00D04722"/>
    <w:rsid w:val="00D126FE"/>
    <w:rsid w:val="00D158EA"/>
    <w:rsid w:val="00D20804"/>
    <w:rsid w:val="00D21FE3"/>
    <w:rsid w:val="00D32205"/>
    <w:rsid w:val="00D346A4"/>
    <w:rsid w:val="00D36962"/>
    <w:rsid w:val="00D36B7F"/>
    <w:rsid w:val="00D4778C"/>
    <w:rsid w:val="00D63CE2"/>
    <w:rsid w:val="00D73AEC"/>
    <w:rsid w:val="00D75638"/>
    <w:rsid w:val="00D80706"/>
    <w:rsid w:val="00D80CD8"/>
    <w:rsid w:val="00DC666F"/>
    <w:rsid w:val="00DF0563"/>
    <w:rsid w:val="00E145CE"/>
    <w:rsid w:val="00E14FEA"/>
    <w:rsid w:val="00E238FF"/>
    <w:rsid w:val="00E43ED2"/>
    <w:rsid w:val="00E45716"/>
    <w:rsid w:val="00E50FA6"/>
    <w:rsid w:val="00E6416C"/>
    <w:rsid w:val="00E73502"/>
    <w:rsid w:val="00E962E0"/>
    <w:rsid w:val="00ED7381"/>
    <w:rsid w:val="00F10F3C"/>
    <w:rsid w:val="00F16922"/>
    <w:rsid w:val="00F3721C"/>
    <w:rsid w:val="00F60878"/>
    <w:rsid w:val="00F60E49"/>
    <w:rsid w:val="00F8175E"/>
    <w:rsid w:val="00F81E87"/>
    <w:rsid w:val="00FA5883"/>
    <w:rsid w:val="00FB0947"/>
    <w:rsid w:val="00FB6E31"/>
  </w:rsids>
  <m:mathPr>
    <m:mathFont m:val="Comic Sans MS"/>
    <m:brkBin m:val="before"/>
    <m:brkBinSub m:val="--"/>
    <m:smallFrac m:val="off"/>
    <m:dispDef m:val="of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0" w:defSemiHidden="0" w:defUnhideWhenUsed="0" w:defQFormat="0" w:count="276">
    <w:lsdException w:name="toc 1" w:uiPriority="39"/>
  </w:latentStyles>
  <w:style w:type="paragraph" w:default="1" w:styleId="Normal">
    <w:name w:val="Normal"/>
    <w:qFormat/>
    <w:rsid w:val="003C5803"/>
    <w:rPr>
      <w:rFonts w:ascii="Arial" w:hAnsi="Arial"/>
    </w:rPr>
  </w:style>
  <w:style w:type="paragraph" w:styleId="Heading1">
    <w:name w:val="heading 1"/>
    <w:basedOn w:val="Normal"/>
    <w:next w:val="nobreak"/>
    <w:qFormat/>
    <w:rsid w:val="00391710"/>
    <w:pPr>
      <w:keepNext/>
      <w:numPr>
        <w:numId w:val="11"/>
      </w:numPr>
      <w:spacing w:before="120" w:after="60"/>
      <w:outlineLvl w:val="0"/>
    </w:pPr>
    <w:rPr>
      <w:b/>
      <w:kern w:val="32"/>
      <w:sz w:val="20"/>
    </w:rPr>
  </w:style>
  <w:style w:type="paragraph" w:styleId="Heading2">
    <w:name w:val="heading 2"/>
    <w:basedOn w:val="Normal"/>
    <w:next w:val="nobreak"/>
    <w:qFormat/>
    <w:rsid w:val="001E5C55"/>
    <w:pPr>
      <w:keepNext/>
      <w:numPr>
        <w:numId w:val="29"/>
      </w:numPr>
      <w:spacing w:before="120"/>
      <w:outlineLvl w:val="1"/>
    </w:pPr>
    <w:rPr>
      <w:rFonts w:eastAsia="Arial"/>
      <w:sz w:val="20"/>
    </w:rPr>
  </w:style>
  <w:style w:type="paragraph" w:styleId="Heading3">
    <w:name w:val="heading 3"/>
    <w:basedOn w:val="Normal"/>
    <w:next w:val="nobreak"/>
    <w:qFormat/>
    <w:rsid w:val="008D789B"/>
    <w:pPr>
      <w:keepNext/>
      <w:numPr>
        <w:ilvl w:val="2"/>
        <w:numId w:val="24"/>
      </w:numPr>
      <w:outlineLvl w:val="2"/>
    </w:pPr>
    <w:rPr>
      <w:rFonts w:ascii="Helvetica" w:eastAsia="Arial" w:hAnsi="Helvetica"/>
      <w:sz w:val="20"/>
    </w:rPr>
  </w:style>
  <w:style w:type="paragraph" w:styleId="Heading4">
    <w:name w:val="heading 4"/>
    <w:basedOn w:val="Normal"/>
    <w:next w:val="Normal"/>
    <w:qFormat/>
    <w:rsid w:val="003C5803"/>
    <w:pPr>
      <w:keepNext/>
      <w:numPr>
        <w:ilvl w:val="3"/>
        <w:numId w:val="24"/>
      </w:numPr>
      <w:spacing w:before="240" w:after="60"/>
      <w:outlineLvl w:val="3"/>
    </w:pPr>
    <w:rPr>
      <w:rFonts w:ascii="Times New Roman" w:hAnsi="Times New Roman"/>
      <w:b/>
      <w:sz w:val="28"/>
      <w:szCs w:val="28"/>
    </w:rPr>
  </w:style>
  <w:style w:type="paragraph" w:styleId="Heading5">
    <w:name w:val="heading 5"/>
    <w:basedOn w:val="Normal"/>
    <w:next w:val="Normal"/>
    <w:qFormat/>
    <w:rsid w:val="003C5803"/>
    <w:pPr>
      <w:numPr>
        <w:ilvl w:val="4"/>
        <w:numId w:val="24"/>
      </w:numPr>
      <w:spacing w:before="240" w:after="60"/>
      <w:outlineLvl w:val="4"/>
    </w:pPr>
    <w:rPr>
      <w:b/>
      <w:i/>
      <w:sz w:val="26"/>
      <w:szCs w:val="26"/>
    </w:rPr>
  </w:style>
  <w:style w:type="paragraph" w:styleId="Heading6">
    <w:name w:val="heading 6"/>
    <w:basedOn w:val="Normal"/>
    <w:next w:val="Normal"/>
    <w:qFormat/>
    <w:rsid w:val="003C5803"/>
    <w:pPr>
      <w:numPr>
        <w:ilvl w:val="5"/>
        <w:numId w:val="24"/>
      </w:numPr>
      <w:spacing w:before="240" w:after="60"/>
      <w:outlineLvl w:val="5"/>
    </w:pPr>
    <w:rPr>
      <w:rFonts w:ascii="Times New Roman" w:hAnsi="Times New Roman"/>
      <w:b/>
      <w:sz w:val="22"/>
      <w:szCs w:val="22"/>
    </w:rPr>
  </w:style>
  <w:style w:type="paragraph" w:styleId="Heading7">
    <w:name w:val="heading 7"/>
    <w:basedOn w:val="Normal"/>
    <w:next w:val="Normal"/>
    <w:qFormat/>
    <w:rsid w:val="003C5803"/>
    <w:pPr>
      <w:numPr>
        <w:ilvl w:val="6"/>
        <w:numId w:val="24"/>
      </w:numPr>
      <w:spacing w:before="240" w:after="60"/>
      <w:outlineLvl w:val="6"/>
    </w:pPr>
    <w:rPr>
      <w:rFonts w:ascii="Times New Roman" w:hAnsi="Times New Roman"/>
    </w:rPr>
  </w:style>
  <w:style w:type="paragraph" w:styleId="Heading8">
    <w:name w:val="heading 8"/>
    <w:basedOn w:val="Normal"/>
    <w:next w:val="Normal"/>
    <w:qFormat/>
    <w:rsid w:val="003C5803"/>
    <w:pPr>
      <w:numPr>
        <w:ilvl w:val="7"/>
        <w:numId w:val="24"/>
      </w:numPr>
      <w:spacing w:before="240" w:after="60"/>
      <w:outlineLvl w:val="7"/>
    </w:pPr>
    <w:rPr>
      <w:rFonts w:ascii="Times New Roman" w:hAnsi="Times New Roman"/>
      <w:i/>
    </w:rPr>
  </w:style>
  <w:style w:type="paragraph" w:styleId="Heading9">
    <w:name w:val="heading 9"/>
    <w:basedOn w:val="Normal"/>
    <w:next w:val="Normal"/>
    <w:qFormat/>
    <w:rsid w:val="003C5803"/>
    <w:pPr>
      <w:numPr>
        <w:ilvl w:val="8"/>
        <w:numId w:val="24"/>
      </w:numPr>
      <w:spacing w:before="240" w:after="60"/>
      <w:outlineLvl w:val="8"/>
    </w:pPr>
    <w:rPr>
      <w:sz w:val="22"/>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nobreak">
    <w:name w:val="nobreak"/>
    <w:basedOn w:val="Normal"/>
    <w:next w:val="Normal"/>
    <w:rsid w:val="003C5803"/>
    <w:pPr>
      <w:keepNext/>
    </w:pPr>
  </w:style>
  <w:style w:type="paragraph" w:customStyle="1" w:styleId="HTMLBody">
    <w:name w:val="HTML Body"/>
    <w:rsid w:val="003C5803"/>
    <w:pPr>
      <w:autoSpaceDE w:val="0"/>
      <w:autoSpaceDN w:val="0"/>
      <w:adjustRightInd w:val="0"/>
    </w:pPr>
    <w:rPr>
      <w:rFonts w:ascii="Comic Sans MS" w:hAnsi="Comic Sans MS"/>
      <w:sz w:val="18"/>
      <w:szCs w:val="18"/>
    </w:rPr>
  </w:style>
  <w:style w:type="paragraph" w:styleId="Header">
    <w:name w:val="header"/>
    <w:basedOn w:val="Normal"/>
    <w:rsid w:val="003C5803"/>
    <w:pPr>
      <w:tabs>
        <w:tab w:val="center" w:pos="4320"/>
        <w:tab w:val="right" w:pos="8640"/>
      </w:tabs>
    </w:pPr>
  </w:style>
  <w:style w:type="paragraph" w:styleId="Footer">
    <w:name w:val="footer"/>
    <w:basedOn w:val="Normal"/>
    <w:semiHidden/>
    <w:rsid w:val="003C5803"/>
    <w:pPr>
      <w:tabs>
        <w:tab w:val="center" w:pos="4320"/>
        <w:tab w:val="right" w:pos="8640"/>
      </w:tabs>
    </w:pPr>
  </w:style>
  <w:style w:type="character" w:styleId="Hyperlink">
    <w:name w:val="Hyperlink"/>
    <w:basedOn w:val="DefaultParagraphFont"/>
    <w:rsid w:val="003C5803"/>
    <w:rPr>
      <w:color w:val="0000FF"/>
      <w:u w:val="single"/>
    </w:rPr>
  </w:style>
  <w:style w:type="character" w:styleId="PageNumber">
    <w:name w:val="page number"/>
    <w:basedOn w:val="DefaultParagraphFont"/>
    <w:rsid w:val="003C5803"/>
  </w:style>
  <w:style w:type="paragraph" w:styleId="BlockText">
    <w:name w:val="Block Text"/>
    <w:basedOn w:val="Normal"/>
    <w:rsid w:val="003C5803"/>
    <w:pPr>
      <w:ind w:left="360" w:right="720"/>
    </w:pPr>
    <w:rPr>
      <w:rFonts w:ascii="Courier New" w:hAnsi="Courier New"/>
      <w:sz w:val="18"/>
      <w:szCs w:val="18"/>
    </w:rPr>
  </w:style>
  <w:style w:type="paragraph" w:styleId="Caption">
    <w:name w:val="caption"/>
    <w:basedOn w:val="Normal"/>
    <w:next w:val="Normal"/>
    <w:qFormat/>
    <w:rsid w:val="003C5803"/>
    <w:pPr>
      <w:spacing w:before="120" w:after="120"/>
    </w:pPr>
    <w:rPr>
      <w:b/>
    </w:rPr>
  </w:style>
  <w:style w:type="paragraph" w:styleId="NormalWeb">
    <w:name w:val="Normal (Web)"/>
    <w:basedOn w:val="Normal"/>
    <w:rsid w:val="003C5803"/>
    <w:rPr>
      <w:rFonts w:ascii="Times New Roman" w:hAnsi="Times New Roman"/>
    </w:rPr>
  </w:style>
  <w:style w:type="paragraph" w:styleId="PlainText">
    <w:name w:val="Plain Text"/>
    <w:basedOn w:val="Normal"/>
    <w:rsid w:val="003C5803"/>
    <w:pPr>
      <w:ind w:left="720"/>
    </w:pPr>
    <w:rPr>
      <w:rFonts w:ascii="Courier New" w:hAnsi="Courier New"/>
    </w:rPr>
  </w:style>
  <w:style w:type="paragraph" w:styleId="BodyText">
    <w:name w:val="Body Text"/>
    <w:basedOn w:val="Normal"/>
    <w:rsid w:val="003C5803"/>
    <w:pPr>
      <w:spacing w:after="120"/>
    </w:pPr>
  </w:style>
  <w:style w:type="paragraph" w:styleId="BodyTextIndent">
    <w:name w:val="Body Text Indent"/>
    <w:basedOn w:val="Normal"/>
    <w:rsid w:val="003C5803"/>
    <w:pPr>
      <w:spacing w:after="120"/>
      <w:ind w:left="360"/>
    </w:pPr>
  </w:style>
  <w:style w:type="paragraph" w:styleId="BodyText3">
    <w:name w:val="Body Text 3"/>
    <w:basedOn w:val="Normal"/>
    <w:rsid w:val="003C5803"/>
    <w:pPr>
      <w:spacing w:after="120"/>
    </w:pPr>
    <w:rPr>
      <w:sz w:val="16"/>
      <w:szCs w:val="16"/>
    </w:rPr>
  </w:style>
  <w:style w:type="paragraph" w:styleId="BodyTextFirstIndent">
    <w:name w:val="Body Text First Indent"/>
    <w:basedOn w:val="BodyText"/>
    <w:rsid w:val="003C5803"/>
    <w:pPr>
      <w:ind w:firstLine="210"/>
    </w:pPr>
  </w:style>
  <w:style w:type="paragraph" w:styleId="BodyTextFirstIndent2">
    <w:name w:val="Body Text First Indent 2"/>
    <w:basedOn w:val="BodyTextIndent"/>
    <w:rsid w:val="003C5803"/>
    <w:pPr>
      <w:ind w:firstLine="210"/>
    </w:pPr>
  </w:style>
  <w:style w:type="paragraph" w:styleId="BodyTextIndent2">
    <w:name w:val="Body Text Indent 2"/>
    <w:basedOn w:val="Normal"/>
    <w:rsid w:val="003C5803"/>
    <w:pPr>
      <w:spacing w:after="120" w:line="480" w:lineRule="auto"/>
      <w:ind w:left="360"/>
    </w:pPr>
  </w:style>
  <w:style w:type="paragraph" w:styleId="BodyTextIndent3">
    <w:name w:val="Body Text Indent 3"/>
    <w:basedOn w:val="Normal"/>
    <w:rsid w:val="003C5803"/>
    <w:pPr>
      <w:spacing w:after="120"/>
      <w:ind w:left="360"/>
    </w:pPr>
    <w:rPr>
      <w:sz w:val="16"/>
      <w:szCs w:val="16"/>
    </w:rPr>
  </w:style>
  <w:style w:type="paragraph" w:styleId="Closing">
    <w:name w:val="Closing"/>
    <w:basedOn w:val="Normal"/>
    <w:rsid w:val="003C5803"/>
    <w:pPr>
      <w:ind w:left="4320"/>
    </w:pPr>
  </w:style>
  <w:style w:type="paragraph" w:styleId="CommentText">
    <w:name w:val="annotation text"/>
    <w:basedOn w:val="Normal"/>
    <w:semiHidden/>
    <w:rsid w:val="003C5803"/>
  </w:style>
  <w:style w:type="paragraph" w:styleId="Date">
    <w:name w:val="Date"/>
    <w:basedOn w:val="Normal"/>
    <w:next w:val="Normal"/>
    <w:rsid w:val="003C5803"/>
  </w:style>
  <w:style w:type="paragraph" w:styleId="DocumentMap">
    <w:name w:val="Document Map"/>
    <w:basedOn w:val="Normal"/>
    <w:semiHidden/>
    <w:rsid w:val="003C5803"/>
    <w:pPr>
      <w:shd w:val="clear" w:color="auto" w:fill="000080"/>
    </w:pPr>
    <w:rPr>
      <w:rFonts w:ascii="Tahoma" w:hAnsi="Tahoma"/>
    </w:rPr>
  </w:style>
  <w:style w:type="paragraph" w:styleId="E-mailSignature">
    <w:name w:val="E-mail Signature"/>
    <w:basedOn w:val="Normal"/>
    <w:rsid w:val="003C5803"/>
  </w:style>
  <w:style w:type="paragraph" w:styleId="EndnoteText">
    <w:name w:val="endnote text"/>
    <w:basedOn w:val="Normal"/>
    <w:semiHidden/>
    <w:rsid w:val="003C5803"/>
  </w:style>
  <w:style w:type="paragraph" w:styleId="EnvelopeAddress">
    <w:name w:val="envelope address"/>
    <w:basedOn w:val="Normal"/>
    <w:rsid w:val="003C5803"/>
    <w:pPr>
      <w:framePr w:w="7920" w:h="1980" w:hRule="exact" w:hSpace="180" w:wrap="auto" w:hAnchor="page" w:xAlign="center" w:yAlign="bottom"/>
      <w:ind w:left="2880"/>
    </w:pPr>
  </w:style>
  <w:style w:type="paragraph" w:styleId="EnvelopeReturn">
    <w:name w:val="envelope return"/>
    <w:basedOn w:val="Normal"/>
    <w:rsid w:val="003C5803"/>
  </w:style>
  <w:style w:type="paragraph" w:styleId="FootnoteText">
    <w:name w:val="footnote text"/>
    <w:basedOn w:val="Normal"/>
    <w:semiHidden/>
    <w:rsid w:val="003C5803"/>
  </w:style>
  <w:style w:type="paragraph" w:styleId="HTMLAddress">
    <w:name w:val="HTML Address"/>
    <w:basedOn w:val="Normal"/>
    <w:rsid w:val="003C5803"/>
    <w:rPr>
      <w:i/>
    </w:rPr>
  </w:style>
  <w:style w:type="paragraph" w:styleId="HTMLPreformatted">
    <w:name w:val="HTML Preformatted"/>
    <w:basedOn w:val="Normal"/>
    <w:rsid w:val="003C5803"/>
    <w:rPr>
      <w:rFonts w:ascii="Courier New" w:hAnsi="Courier New"/>
    </w:rPr>
  </w:style>
  <w:style w:type="paragraph" w:styleId="Index1">
    <w:name w:val="index 1"/>
    <w:basedOn w:val="Normal"/>
    <w:next w:val="Normal"/>
    <w:autoRedefine/>
    <w:semiHidden/>
    <w:rsid w:val="003C5803"/>
    <w:pPr>
      <w:ind w:left="200" w:hanging="200"/>
    </w:pPr>
  </w:style>
  <w:style w:type="paragraph" w:styleId="Index2">
    <w:name w:val="index 2"/>
    <w:basedOn w:val="Normal"/>
    <w:next w:val="Normal"/>
    <w:autoRedefine/>
    <w:semiHidden/>
    <w:rsid w:val="003C5803"/>
    <w:pPr>
      <w:ind w:left="400" w:hanging="200"/>
    </w:pPr>
  </w:style>
  <w:style w:type="paragraph" w:styleId="Index3">
    <w:name w:val="index 3"/>
    <w:basedOn w:val="Normal"/>
    <w:next w:val="Normal"/>
    <w:autoRedefine/>
    <w:semiHidden/>
    <w:rsid w:val="003C5803"/>
    <w:pPr>
      <w:ind w:left="600" w:hanging="200"/>
    </w:pPr>
  </w:style>
  <w:style w:type="paragraph" w:styleId="Index4">
    <w:name w:val="index 4"/>
    <w:basedOn w:val="Normal"/>
    <w:next w:val="Normal"/>
    <w:autoRedefine/>
    <w:semiHidden/>
    <w:rsid w:val="003C5803"/>
    <w:pPr>
      <w:ind w:left="800" w:hanging="200"/>
    </w:pPr>
  </w:style>
  <w:style w:type="paragraph" w:styleId="Index5">
    <w:name w:val="index 5"/>
    <w:basedOn w:val="Normal"/>
    <w:next w:val="Normal"/>
    <w:autoRedefine/>
    <w:semiHidden/>
    <w:rsid w:val="003C5803"/>
    <w:pPr>
      <w:ind w:left="1000" w:hanging="200"/>
    </w:pPr>
  </w:style>
  <w:style w:type="paragraph" w:styleId="Index6">
    <w:name w:val="index 6"/>
    <w:basedOn w:val="Normal"/>
    <w:next w:val="Normal"/>
    <w:autoRedefine/>
    <w:semiHidden/>
    <w:rsid w:val="003C5803"/>
    <w:pPr>
      <w:ind w:left="1200" w:hanging="200"/>
    </w:pPr>
  </w:style>
  <w:style w:type="paragraph" w:styleId="Index7">
    <w:name w:val="index 7"/>
    <w:basedOn w:val="Normal"/>
    <w:next w:val="Normal"/>
    <w:autoRedefine/>
    <w:semiHidden/>
    <w:rsid w:val="003C5803"/>
    <w:pPr>
      <w:ind w:left="1400" w:hanging="200"/>
    </w:pPr>
  </w:style>
  <w:style w:type="paragraph" w:styleId="Index8">
    <w:name w:val="index 8"/>
    <w:basedOn w:val="Normal"/>
    <w:next w:val="Normal"/>
    <w:autoRedefine/>
    <w:semiHidden/>
    <w:rsid w:val="003C5803"/>
    <w:pPr>
      <w:ind w:left="1600" w:hanging="200"/>
    </w:pPr>
  </w:style>
  <w:style w:type="paragraph" w:styleId="Index9">
    <w:name w:val="index 9"/>
    <w:basedOn w:val="Normal"/>
    <w:next w:val="Normal"/>
    <w:autoRedefine/>
    <w:semiHidden/>
    <w:rsid w:val="003C5803"/>
    <w:pPr>
      <w:ind w:left="1800" w:hanging="200"/>
    </w:pPr>
  </w:style>
  <w:style w:type="paragraph" w:styleId="IndexHeading">
    <w:name w:val="index heading"/>
    <w:basedOn w:val="Normal"/>
    <w:next w:val="Index1"/>
    <w:semiHidden/>
    <w:rsid w:val="003C5803"/>
    <w:rPr>
      <w:b/>
    </w:rPr>
  </w:style>
  <w:style w:type="paragraph" w:styleId="List">
    <w:name w:val="List"/>
    <w:basedOn w:val="Normal"/>
    <w:rsid w:val="003C5803"/>
    <w:pPr>
      <w:ind w:left="360" w:hanging="360"/>
    </w:pPr>
  </w:style>
  <w:style w:type="paragraph" w:styleId="List2">
    <w:name w:val="List 2"/>
    <w:basedOn w:val="Normal"/>
    <w:rsid w:val="003C5803"/>
    <w:pPr>
      <w:ind w:left="720" w:hanging="360"/>
    </w:pPr>
  </w:style>
  <w:style w:type="paragraph" w:styleId="List3">
    <w:name w:val="List 3"/>
    <w:basedOn w:val="Normal"/>
    <w:rsid w:val="003C5803"/>
    <w:pPr>
      <w:ind w:left="1080" w:hanging="360"/>
    </w:pPr>
  </w:style>
  <w:style w:type="paragraph" w:styleId="List4">
    <w:name w:val="List 4"/>
    <w:basedOn w:val="Normal"/>
    <w:rsid w:val="003C5803"/>
    <w:pPr>
      <w:ind w:left="1440" w:hanging="360"/>
    </w:pPr>
  </w:style>
  <w:style w:type="paragraph" w:styleId="List5">
    <w:name w:val="List 5"/>
    <w:basedOn w:val="Normal"/>
    <w:rsid w:val="003C5803"/>
    <w:pPr>
      <w:ind w:left="1800" w:hanging="360"/>
    </w:pPr>
  </w:style>
  <w:style w:type="paragraph" w:styleId="ListBullet">
    <w:name w:val="List Bullet"/>
    <w:basedOn w:val="Normal"/>
    <w:autoRedefine/>
    <w:rsid w:val="003C5803"/>
    <w:pPr>
      <w:numPr>
        <w:numId w:val="1"/>
      </w:numPr>
    </w:pPr>
  </w:style>
  <w:style w:type="paragraph" w:styleId="ListBullet2">
    <w:name w:val="List Bullet 2"/>
    <w:basedOn w:val="Normal"/>
    <w:autoRedefine/>
    <w:rsid w:val="003C5803"/>
    <w:pPr>
      <w:numPr>
        <w:numId w:val="2"/>
      </w:numPr>
    </w:pPr>
  </w:style>
  <w:style w:type="paragraph" w:styleId="ListBullet3">
    <w:name w:val="List Bullet 3"/>
    <w:basedOn w:val="Normal"/>
    <w:autoRedefine/>
    <w:rsid w:val="003C5803"/>
    <w:pPr>
      <w:numPr>
        <w:numId w:val="3"/>
      </w:numPr>
    </w:pPr>
  </w:style>
  <w:style w:type="paragraph" w:styleId="ListBullet4">
    <w:name w:val="List Bullet 4"/>
    <w:basedOn w:val="Normal"/>
    <w:autoRedefine/>
    <w:rsid w:val="003C5803"/>
    <w:pPr>
      <w:numPr>
        <w:numId w:val="4"/>
      </w:numPr>
    </w:pPr>
  </w:style>
  <w:style w:type="paragraph" w:styleId="ListBullet5">
    <w:name w:val="List Bullet 5"/>
    <w:basedOn w:val="Normal"/>
    <w:autoRedefine/>
    <w:rsid w:val="003C5803"/>
    <w:pPr>
      <w:numPr>
        <w:numId w:val="5"/>
      </w:numPr>
    </w:pPr>
  </w:style>
  <w:style w:type="paragraph" w:styleId="ListContinue">
    <w:name w:val="List Continue"/>
    <w:basedOn w:val="Normal"/>
    <w:rsid w:val="003C5803"/>
    <w:pPr>
      <w:spacing w:after="120"/>
      <w:ind w:left="360"/>
    </w:pPr>
  </w:style>
  <w:style w:type="paragraph" w:styleId="ListContinue2">
    <w:name w:val="List Continue 2"/>
    <w:basedOn w:val="Normal"/>
    <w:rsid w:val="003C5803"/>
    <w:pPr>
      <w:spacing w:after="120"/>
      <w:ind w:left="720"/>
    </w:pPr>
  </w:style>
  <w:style w:type="paragraph" w:styleId="ListContinue3">
    <w:name w:val="List Continue 3"/>
    <w:basedOn w:val="Normal"/>
    <w:rsid w:val="003C5803"/>
    <w:pPr>
      <w:spacing w:after="120"/>
      <w:ind w:left="1080"/>
    </w:pPr>
  </w:style>
  <w:style w:type="paragraph" w:styleId="ListContinue4">
    <w:name w:val="List Continue 4"/>
    <w:basedOn w:val="Normal"/>
    <w:rsid w:val="003C5803"/>
    <w:pPr>
      <w:spacing w:after="120"/>
      <w:ind w:left="1440"/>
    </w:pPr>
  </w:style>
  <w:style w:type="paragraph" w:styleId="ListContinue5">
    <w:name w:val="List Continue 5"/>
    <w:basedOn w:val="Normal"/>
    <w:rsid w:val="003C5803"/>
    <w:pPr>
      <w:spacing w:after="120"/>
      <w:ind w:left="1800"/>
    </w:pPr>
  </w:style>
  <w:style w:type="paragraph" w:styleId="ListNumber">
    <w:name w:val="List Number"/>
    <w:basedOn w:val="Normal"/>
    <w:rsid w:val="003C5803"/>
    <w:pPr>
      <w:numPr>
        <w:numId w:val="6"/>
      </w:numPr>
    </w:pPr>
  </w:style>
  <w:style w:type="paragraph" w:styleId="ListNumber2">
    <w:name w:val="List Number 2"/>
    <w:basedOn w:val="Normal"/>
    <w:rsid w:val="003C5803"/>
    <w:pPr>
      <w:numPr>
        <w:numId w:val="7"/>
      </w:numPr>
    </w:pPr>
  </w:style>
  <w:style w:type="paragraph" w:styleId="ListNumber3">
    <w:name w:val="List Number 3"/>
    <w:basedOn w:val="Normal"/>
    <w:rsid w:val="003C5803"/>
    <w:pPr>
      <w:numPr>
        <w:numId w:val="8"/>
      </w:numPr>
    </w:pPr>
  </w:style>
  <w:style w:type="paragraph" w:styleId="ListNumber4">
    <w:name w:val="List Number 4"/>
    <w:basedOn w:val="Normal"/>
    <w:rsid w:val="003C5803"/>
    <w:pPr>
      <w:numPr>
        <w:numId w:val="9"/>
      </w:numPr>
    </w:pPr>
  </w:style>
  <w:style w:type="paragraph" w:styleId="ListNumber5">
    <w:name w:val="List Number 5"/>
    <w:basedOn w:val="Normal"/>
    <w:rsid w:val="003C5803"/>
    <w:pPr>
      <w:numPr>
        <w:numId w:val="10"/>
      </w:numPr>
    </w:pPr>
  </w:style>
  <w:style w:type="paragraph" w:styleId="MacroText">
    <w:name w:val="macro"/>
    <w:semiHidden/>
    <w:rsid w:val="003C5803"/>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3C5803"/>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NormalIndent">
    <w:name w:val="Normal Indent"/>
    <w:basedOn w:val="Normal"/>
    <w:rsid w:val="003C5803"/>
    <w:pPr>
      <w:ind w:left="720"/>
    </w:pPr>
  </w:style>
  <w:style w:type="paragraph" w:styleId="NoteHeading">
    <w:name w:val="Note Heading"/>
    <w:basedOn w:val="Normal"/>
    <w:next w:val="Normal"/>
    <w:rsid w:val="003C5803"/>
  </w:style>
  <w:style w:type="paragraph" w:styleId="Salutation">
    <w:name w:val="Salutation"/>
    <w:basedOn w:val="Normal"/>
    <w:next w:val="Normal"/>
    <w:rsid w:val="003C5803"/>
  </w:style>
  <w:style w:type="paragraph" w:styleId="Signature">
    <w:name w:val="Signature"/>
    <w:basedOn w:val="Normal"/>
    <w:rsid w:val="003C5803"/>
    <w:pPr>
      <w:ind w:left="4320"/>
    </w:pPr>
  </w:style>
  <w:style w:type="paragraph" w:styleId="Subtitle">
    <w:name w:val="Subtitle"/>
    <w:basedOn w:val="Normal"/>
    <w:qFormat/>
    <w:rsid w:val="003C5803"/>
    <w:pPr>
      <w:spacing w:after="60"/>
      <w:jc w:val="center"/>
      <w:outlineLvl w:val="1"/>
    </w:pPr>
  </w:style>
  <w:style w:type="paragraph" w:styleId="TableofAuthorities">
    <w:name w:val="table of authorities"/>
    <w:basedOn w:val="Normal"/>
    <w:next w:val="Normal"/>
    <w:semiHidden/>
    <w:rsid w:val="003C5803"/>
    <w:pPr>
      <w:ind w:left="200" w:hanging="200"/>
    </w:pPr>
  </w:style>
  <w:style w:type="paragraph" w:styleId="TableofFigures">
    <w:name w:val="table of figures"/>
    <w:basedOn w:val="Normal"/>
    <w:next w:val="Normal"/>
    <w:rsid w:val="003C5803"/>
    <w:pPr>
      <w:ind w:left="400" w:hanging="400"/>
    </w:pPr>
  </w:style>
  <w:style w:type="paragraph" w:styleId="Title">
    <w:name w:val="Title"/>
    <w:basedOn w:val="Normal"/>
    <w:qFormat/>
    <w:rsid w:val="003C5803"/>
    <w:pPr>
      <w:spacing w:before="240" w:after="60"/>
      <w:jc w:val="center"/>
      <w:outlineLvl w:val="0"/>
    </w:pPr>
    <w:rPr>
      <w:b/>
      <w:kern w:val="28"/>
      <w:sz w:val="32"/>
      <w:szCs w:val="32"/>
    </w:rPr>
  </w:style>
  <w:style w:type="paragraph" w:styleId="TOAHeading">
    <w:name w:val="toa heading"/>
    <w:basedOn w:val="Normal"/>
    <w:next w:val="Normal"/>
    <w:semiHidden/>
    <w:rsid w:val="003C5803"/>
    <w:pPr>
      <w:spacing w:before="120"/>
    </w:pPr>
    <w:rPr>
      <w:b/>
    </w:rPr>
  </w:style>
  <w:style w:type="paragraph" w:styleId="TOC1">
    <w:name w:val="toc 1"/>
    <w:basedOn w:val="Normal"/>
    <w:next w:val="Normal"/>
    <w:autoRedefine/>
    <w:uiPriority w:val="39"/>
    <w:rsid w:val="00635173"/>
    <w:rPr>
      <w:rFonts w:eastAsia="Arial"/>
      <w:sz w:val="20"/>
    </w:rPr>
  </w:style>
  <w:style w:type="paragraph" w:styleId="TOC2">
    <w:name w:val="toc 2"/>
    <w:basedOn w:val="Normal"/>
    <w:next w:val="Normal"/>
    <w:autoRedefine/>
    <w:uiPriority w:val="39"/>
    <w:rsid w:val="00635173"/>
    <w:pPr>
      <w:tabs>
        <w:tab w:val="left" w:pos="800"/>
        <w:tab w:val="right" w:leader="dot" w:pos="8630"/>
      </w:tabs>
      <w:ind w:left="200"/>
    </w:pPr>
    <w:rPr>
      <w:rFonts w:eastAsia="Arial"/>
      <w:noProof/>
      <w:sz w:val="20"/>
      <w:lang w:eastAsia="ja-JP"/>
    </w:rPr>
  </w:style>
  <w:style w:type="paragraph" w:styleId="TOC3">
    <w:name w:val="toc 3"/>
    <w:basedOn w:val="Normal"/>
    <w:next w:val="Normal"/>
    <w:autoRedefine/>
    <w:semiHidden/>
    <w:rsid w:val="003C5803"/>
    <w:pPr>
      <w:ind w:left="400"/>
    </w:pPr>
  </w:style>
  <w:style w:type="paragraph" w:styleId="TOC4">
    <w:name w:val="toc 4"/>
    <w:basedOn w:val="Normal"/>
    <w:next w:val="Normal"/>
    <w:autoRedefine/>
    <w:semiHidden/>
    <w:rsid w:val="003C5803"/>
    <w:pPr>
      <w:ind w:left="600"/>
    </w:pPr>
  </w:style>
  <w:style w:type="paragraph" w:styleId="TOC5">
    <w:name w:val="toc 5"/>
    <w:basedOn w:val="Normal"/>
    <w:next w:val="Normal"/>
    <w:autoRedefine/>
    <w:semiHidden/>
    <w:rsid w:val="003C5803"/>
    <w:pPr>
      <w:ind w:left="800"/>
    </w:pPr>
  </w:style>
  <w:style w:type="paragraph" w:styleId="TOC6">
    <w:name w:val="toc 6"/>
    <w:basedOn w:val="Normal"/>
    <w:next w:val="Normal"/>
    <w:autoRedefine/>
    <w:semiHidden/>
    <w:rsid w:val="003C5803"/>
    <w:pPr>
      <w:ind w:left="1000"/>
    </w:pPr>
  </w:style>
  <w:style w:type="paragraph" w:styleId="TOC7">
    <w:name w:val="toc 7"/>
    <w:basedOn w:val="Normal"/>
    <w:next w:val="Normal"/>
    <w:autoRedefine/>
    <w:semiHidden/>
    <w:rsid w:val="003C5803"/>
    <w:pPr>
      <w:ind w:left="1200"/>
    </w:pPr>
  </w:style>
  <w:style w:type="paragraph" w:styleId="TOC8">
    <w:name w:val="toc 8"/>
    <w:basedOn w:val="Normal"/>
    <w:next w:val="Normal"/>
    <w:autoRedefine/>
    <w:semiHidden/>
    <w:rsid w:val="003C5803"/>
    <w:pPr>
      <w:ind w:left="1400"/>
    </w:pPr>
  </w:style>
  <w:style w:type="paragraph" w:styleId="TOC9">
    <w:name w:val="toc 9"/>
    <w:basedOn w:val="Normal"/>
    <w:next w:val="Normal"/>
    <w:autoRedefine/>
    <w:semiHidden/>
    <w:rsid w:val="003C5803"/>
    <w:pPr>
      <w:ind w:left="1600"/>
    </w:pPr>
  </w:style>
  <w:style w:type="character" w:styleId="FollowedHyperlink">
    <w:name w:val="FollowedHyperlink"/>
    <w:basedOn w:val="DefaultParagraphFont"/>
    <w:rsid w:val="003C5803"/>
    <w:rPr>
      <w:color w:val="800080"/>
      <w:u w:val="single"/>
    </w:rPr>
  </w:style>
  <w:style w:type="paragraph" w:styleId="BalloonText">
    <w:name w:val="Balloon Text"/>
    <w:basedOn w:val="Normal"/>
    <w:semiHidden/>
    <w:rsid w:val="003C5803"/>
    <w:rPr>
      <w:rFonts w:ascii="Tahoma" w:hAnsi="Tahoma"/>
      <w:sz w:val="16"/>
      <w:szCs w:val="16"/>
    </w:rPr>
  </w:style>
  <w:style w:type="paragraph" w:styleId="CommentSubject">
    <w:name w:val="annotation subject"/>
    <w:basedOn w:val="CommentText"/>
    <w:next w:val="CommentText"/>
    <w:semiHidden/>
    <w:rsid w:val="003C5803"/>
    <w:rPr>
      <w:b/>
    </w:rPr>
  </w:style>
  <w:style w:type="character" w:styleId="CommentReference">
    <w:name w:val="annotation reference"/>
    <w:basedOn w:val="DefaultParagraphFont"/>
    <w:semiHidden/>
    <w:rsid w:val="003633AF"/>
    <w:rPr>
      <w:sz w:val="16"/>
      <w:szCs w:val="16"/>
    </w:rPr>
  </w:style>
  <w:style w:type="table" w:styleId="TableGrid">
    <w:name w:val="Table Grid"/>
    <w:basedOn w:val="TableNormal"/>
    <w:rsid w:val="00734F5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A4278"/>
    <w:pPr>
      <w:ind w:left="720"/>
      <w:contextualSpacing/>
    </w:pPr>
  </w:style>
  <w:style w:type="character" w:styleId="FootnoteReference">
    <w:name w:val="footnote reference"/>
    <w:basedOn w:val="DefaultParagraphFont"/>
    <w:rsid w:val="00937135"/>
    <w:rPr>
      <w:vertAlign w:val="superscript"/>
    </w:rPr>
  </w:style>
  <w:style w:type="paragraph" w:customStyle="1" w:styleId="JSDLAppendix">
    <w:name w:val="JSDL Appendix"/>
    <w:basedOn w:val="Normal"/>
    <w:link w:val="JSDLAppendixChar"/>
    <w:rsid w:val="00E962E0"/>
    <w:pPr>
      <w:keepNext/>
      <w:numPr>
        <w:numId w:val="20"/>
      </w:numPr>
      <w:spacing w:before="240" w:after="60"/>
      <w:outlineLvl w:val="0"/>
    </w:pPr>
    <w:rPr>
      <w:rFonts w:eastAsia="ＭＳ 明朝"/>
      <w:b/>
      <w:bCs/>
      <w:kern w:val="32"/>
      <w:sz w:val="28"/>
      <w:szCs w:val="20"/>
    </w:rPr>
  </w:style>
  <w:style w:type="paragraph" w:customStyle="1" w:styleId="AppendixL1">
    <w:name w:val="Appendix L1"/>
    <w:basedOn w:val="JSDLAppendix"/>
    <w:link w:val="AppendixL1Char1"/>
    <w:qFormat/>
    <w:rsid w:val="00E962E0"/>
    <w:rPr>
      <w:sz w:val="20"/>
      <w:lang w:eastAsia="ja-JP"/>
    </w:rPr>
  </w:style>
  <w:style w:type="paragraph" w:customStyle="1" w:styleId="AppendixL2">
    <w:name w:val="Appendix L2"/>
    <w:basedOn w:val="AppendixL1"/>
    <w:link w:val="AppendixL2Char1"/>
    <w:qFormat/>
    <w:rsid w:val="00E962E0"/>
    <w:pPr>
      <w:numPr>
        <w:ilvl w:val="1"/>
      </w:numPr>
    </w:pPr>
    <w:rPr>
      <w:b w:val="0"/>
    </w:rPr>
  </w:style>
  <w:style w:type="character" w:customStyle="1" w:styleId="JSDLAppendixChar">
    <w:name w:val="JSDL Appendix Char"/>
    <w:basedOn w:val="DefaultParagraphFont"/>
    <w:link w:val="JSDLAppendix"/>
    <w:rsid w:val="00E962E0"/>
    <w:rPr>
      <w:rFonts w:ascii="Arial" w:eastAsia="ＭＳ 明朝" w:hAnsi="Arial"/>
      <w:b/>
      <w:bCs/>
      <w:kern w:val="32"/>
      <w:sz w:val="28"/>
      <w:szCs w:val="20"/>
    </w:rPr>
  </w:style>
  <w:style w:type="character" w:customStyle="1" w:styleId="AppendixL1Char">
    <w:name w:val="Appendix L1 Char"/>
    <w:basedOn w:val="JSDLAppendixChar"/>
    <w:link w:val="AppendixL1"/>
    <w:rsid w:val="00E962E0"/>
  </w:style>
  <w:style w:type="paragraph" w:customStyle="1" w:styleId="AppendixL3">
    <w:name w:val="Appendix L3"/>
    <w:basedOn w:val="AppendixL2"/>
    <w:link w:val="AppendixL3Char"/>
    <w:qFormat/>
    <w:rsid w:val="00721252"/>
    <w:pPr>
      <w:numPr>
        <w:ilvl w:val="2"/>
        <w:numId w:val="38"/>
      </w:numPr>
    </w:pPr>
  </w:style>
  <w:style w:type="character" w:customStyle="1" w:styleId="AppendixL1Char1">
    <w:name w:val="Appendix L1 Char1"/>
    <w:basedOn w:val="JSDLAppendixChar"/>
    <w:link w:val="AppendixL1"/>
    <w:rsid w:val="00E962E0"/>
    <w:rPr>
      <w:sz w:val="20"/>
      <w:lang w:eastAsia="ja-JP"/>
    </w:rPr>
  </w:style>
  <w:style w:type="character" w:customStyle="1" w:styleId="AppendixL2Char">
    <w:name w:val="Appendix L2 Char"/>
    <w:basedOn w:val="AppendixL1Char1"/>
    <w:link w:val="AppendixL2"/>
    <w:rsid w:val="00E962E0"/>
  </w:style>
  <w:style w:type="character" w:customStyle="1" w:styleId="AppendixL2Char1">
    <w:name w:val="Appendix L2 Char1"/>
    <w:basedOn w:val="AppendixL1Char1"/>
    <w:link w:val="AppendixL2"/>
    <w:rsid w:val="00721252"/>
  </w:style>
  <w:style w:type="character" w:customStyle="1" w:styleId="AppendixL3Char">
    <w:name w:val="Appendix L3 Char"/>
    <w:basedOn w:val="AppendixL2Char1"/>
    <w:link w:val="AppendixL3"/>
    <w:rsid w:val="00721252"/>
    <w:rPr>
      <w:bCs/>
    </w:rPr>
  </w:style>
  <w:style w:type="character" w:styleId="EndnoteReference">
    <w:name w:val="endnote reference"/>
    <w:basedOn w:val="DefaultParagraphFont"/>
    <w:rsid w:val="00BD1A17"/>
    <w:rPr>
      <w:vertAlign w:val="superscript"/>
    </w:rPr>
  </w:style>
  <w:style w:type="paragraph" w:styleId="Revision">
    <w:name w:val="Revision"/>
    <w:hidden/>
    <w:rsid w:val="00AB7FFC"/>
    <w:rPr>
      <w:rFonts w:ascii="Arial" w:hAnsi="Arial"/>
    </w:rPr>
  </w:style>
  <w:style w:type="character" w:customStyle="1" w:styleId="Absatz-Standardschriftart">
    <w:name w:val="Absatz-Standardschriftart"/>
    <w:rsid w:val="000F06DC"/>
  </w:style>
  <w:style w:type="character" w:customStyle="1" w:styleId="WW8Num1z0">
    <w:name w:val="WW8Num1z0"/>
    <w:rsid w:val="000F06DC"/>
    <w:rPr>
      <w:rFonts w:ascii="Symbol" w:hAnsi="Symbol"/>
    </w:rPr>
  </w:style>
  <w:style w:type="character" w:customStyle="1" w:styleId="WW8Num1z1">
    <w:name w:val="WW8Num1z1"/>
    <w:rsid w:val="000F06DC"/>
    <w:rPr>
      <w:rFonts w:ascii="Courier New" w:hAnsi="Courier New" w:cs="Courier New"/>
    </w:rPr>
  </w:style>
  <w:style w:type="character" w:customStyle="1" w:styleId="WW8Num1z2">
    <w:name w:val="WW8Num1z2"/>
    <w:rsid w:val="000F06DC"/>
    <w:rPr>
      <w:rFonts w:ascii="Wingdings" w:hAnsi="Wingdings"/>
    </w:rPr>
  </w:style>
  <w:style w:type="character" w:customStyle="1" w:styleId="WW8Num2z0">
    <w:name w:val="WW8Num2z0"/>
    <w:rsid w:val="000F06DC"/>
    <w:rPr>
      <w:rFonts w:ascii="Symbol" w:hAnsi="Symbol"/>
    </w:rPr>
  </w:style>
  <w:style w:type="character" w:customStyle="1" w:styleId="WW8Num2z1">
    <w:name w:val="WW8Num2z1"/>
    <w:rsid w:val="000F06DC"/>
    <w:rPr>
      <w:rFonts w:ascii="Courier New" w:hAnsi="Courier New" w:cs="Courier New"/>
    </w:rPr>
  </w:style>
  <w:style w:type="character" w:customStyle="1" w:styleId="WW8Num2z2">
    <w:name w:val="WW8Num2z2"/>
    <w:rsid w:val="000F06DC"/>
    <w:rPr>
      <w:rFonts w:ascii="Wingdings" w:hAnsi="Wingdings"/>
    </w:rPr>
  </w:style>
  <w:style w:type="character" w:customStyle="1" w:styleId="WW8Num3z0">
    <w:name w:val="WW8Num3z0"/>
    <w:rsid w:val="000F06DC"/>
    <w:rPr>
      <w:rFonts w:ascii="Symbol" w:hAnsi="Symbol"/>
    </w:rPr>
  </w:style>
  <w:style w:type="character" w:customStyle="1" w:styleId="WW8Num3z1">
    <w:name w:val="WW8Num3z1"/>
    <w:rsid w:val="000F06DC"/>
    <w:rPr>
      <w:rFonts w:ascii="Courier New" w:hAnsi="Courier New" w:cs="Courier New"/>
    </w:rPr>
  </w:style>
  <w:style w:type="character" w:customStyle="1" w:styleId="WW8Num3z2">
    <w:name w:val="WW8Num3z2"/>
    <w:rsid w:val="000F06DC"/>
    <w:rPr>
      <w:rFonts w:ascii="Wingdings" w:hAnsi="Wingdings"/>
    </w:rPr>
  </w:style>
  <w:style w:type="character" w:customStyle="1" w:styleId="WW8Num4z0">
    <w:name w:val="WW8Num4z0"/>
    <w:rsid w:val="000F06DC"/>
    <w:rPr>
      <w:rFonts w:ascii="Symbol" w:hAnsi="Symbol"/>
    </w:rPr>
  </w:style>
  <w:style w:type="character" w:customStyle="1" w:styleId="WW8Num4z1">
    <w:name w:val="WW8Num4z1"/>
    <w:rsid w:val="000F06DC"/>
    <w:rPr>
      <w:rFonts w:ascii="Courier New" w:hAnsi="Courier New" w:cs="Courier New"/>
    </w:rPr>
  </w:style>
  <w:style w:type="character" w:customStyle="1" w:styleId="WW8Num4z2">
    <w:name w:val="WW8Num4z2"/>
    <w:rsid w:val="000F06DC"/>
    <w:rPr>
      <w:rFonts w:ascii="Wingdings" w:hAnsi="Wingdings"/>
    </w:rPr>
  </w:style>
  <w:style w:type="character" w:customStyle="1" w:styleId="WW8Num5z0">
    <w:name w:val="WW8Num5z0"/>
    <w:rsid w:val="000F06DC"/>
    <w:rPr>
      <w:rFonts w:ascii="Symbol" w:hAnsi="Symbol"/>
    </w:rPr>
  </w:style>
  <w:style w:type="character" w:customStyle="1" w:styleId="WW8Num5z1">
    <w:name w:val="WW8Num5z1"/>
    <w:rsid w:val="000F06DC"/>
    <w:rPr>
      <w:rFonts w:ascii="Courier New" w:hAnsi="Courier New" w:cs="Courier New"/>
    </w:rPr>
  </w:style>
  <w:style w:type="character" w:customStyle="1" w:styleId="WW8Num5z2">
    <w:name w:val="WW8Num5z2"/>
    <w:rsid w:val="000F06DC"/>
    <w:rPr>
      <w:rFonts w:ascii="Wingdings" w:hAnsi="Wingdings"/>
    </w:rPr>
  </w:style>
  <w:style w:type="character" w:customStyle="1" w:styleId="Absatz-Standardschriftart1">
    <w:name w:val="Absatz-Standardschriftart1"/>
    <w:rsid w:val="000F06DC"/>
  </w:style>
  <w:style w:type="paragraph" w:customStyle="1" w:styleId="a">
    <w:basedOn w:val="Cmsor"/>
    <w:next w:val="BodyText"/>
    <w:qFormat/>
    <w:rsid w:val="000F06DC"/>
    <w:pPr>
      <w:jc w:val="center"/>
    </w:pPr>
    <w:rPr>
      <w:i/>
      <w:iCs/>
    </w:rPr>
  </w:style>
  <w:style w:type="paragraph" w:customStyle="1" w:styleId="Cmsor">
    <w:name w:val="Címsor"/>
    <w:basedOn w:val="Normal"/>
    <w:next w:val="BodyText"/>
    <w:rsid w:val="000F06DC"/>
    <w:pPr>
      <w:keepNext/>
      <w:suppressAutoHyphens/>
      <w:spacing w:before="240" w:after="120"/>
    </w:pPr>
    <w:rPr>
      <w:rFonts w:eastAsia="MS Mincho" w:cs="Tahoma"/>
      <w:sz w:val="28"/>
      <w:szCs w:val="28"/>
    </w:rPr>
  </w:style>
  <w:style w:type="paragraph" w:customStyle="1" w:styleId="Felirat">
    <w:name w:val="Felirat"/>
    <w:basedOn w:val="Normal"/>
    <w:rsid w:val="000F06DC"/>
    <w:pPr>
      <w:suppressLineNumbers/>
      <w:suppressAutoHyphens/>
      <w:spacing w:before="120" w:after="120"/>
    </w:pPr>
    <w:rPr>
      <w:rFonts w:ascii="Times New Roman" w:eastAsia="MS Mincho" w:hAnsi="Times New Roman" w:cs="Tahoma"/>
      <w:i/>
      <w:iCs/>
    </w:rPr>
  </w:style>
  <w:style w:type="paragraph" w:customStyle="1" w:styleId="Trgymutat">
    <w:name w:val="Tárgymutató"/>
    <w:basedOn w:val="Normal"/>
    <w:rsid w:val="000F06DC"/>
    <w:pPr>
      <w:suppressLineNumbers/>
      <w:suppressAutoHyphens/>
    </w:pPr>
    <w:rPr>
      <w:rFonts w:ascii="Times New Roman" w:eastAsia="MS Mincho" w:hAnsi="Times New Roman" w:cs="Tahoma"/>
    </w:rPr>
  </w:style>
  <w:style w:type="paragraph" w:customStyle="1" w:styleId="berschrift">
    <w:name w:val="Überschrift"/>
    <w:basedOn w:val="Normal"/>
    <w:next w:val="BodyText"/>
    <w:rsid w:val="000F06DC"/>
    <w:pPr>
      <w:keepNext/>
      <w:suppressAutoHyphens/>
      <w:spacing w:before="240" w:after="120"/>
    </w:pPr>
    <w:rPr>
      <w:rFonts w:ascii="Albany AMT" w:eastAsia="Lucida Sans Unicode" w:hAnsi="Albany AMT" w:cs="Tahoma"/>
      <w:sz w:val="28"/>
      <w:szCs w:val="28"/>
    </w:rPr>
  </w:style>
  <w:style w:type="paragraph" w:customStyle="1" w:styleId="Beschriftung1">
    <w:name w:val="Beschriftung1"/>
    <w:basedOn w:val="Normal"/>
    <w:next w:val="Normal"/>
    <w:rsid w:val="000F06DC"/>
    <w:pPr>
      <w:suppressAutoHyphens/>
    </w:pPr>
    <w:rPr>
      <w:rFonts w:ascii="Times New Roman" w:eastAsia="MS Mincho" w:hAnsi="Times New Roman"/>
      <w:b/>
      <w:bCs/>
      <w:sz w:val="20"/>
      <w:szCs w:val="20"/>
    </w:rPr>
  </w:style>
  <w:style w:type="paragraph" w:customStyle="1" w:styleId="Verzeichnis">
    <w:name w:val="Verzeichnis"/>
    <w:basedOn w:val="Normal"/>
    <w:rsid w:val="000F06DC"/>
    <w:pPr>
      <w:suppressLineNumbers/>
      <w:suppressAutoHyphens/>
    </w:pPr>
    <w:rPr>
      <w:rFonts w:ascii="Times New Roman" w:eastAsia="MS Mincho" w:hAnsi="Times New Roman" w:cs="Tahoma"/>
    </w:rPr>
  </w:style>
  <w:style w:type="paragraph" w:customStyle="1" w:styleId="TabellenInhalt">
    <w:name w:val="Tabellen Inhalt"/>
    <w:basedOn w:val="Normal"/>
    <w:rsid w:val="000F06DC"/>
    <w:pPr>
      <w:suppressLineNumbers/>
      <w:suppressAutoHyphens/>
    </w:pPr>
    <w:rPr>
      <w:rFonts w:ascii="Times New Roman" w:eastAsia="MS Mincho" w:hAnsi="Times New Roman"/>
    </w:rPr>
  </w:style>
  <w:style w:type="paragraph" w:customStyle="1" w:styleId="Tabellenberschrift">
    <w:name w:val="Tabellen Überschrift"/>
    <w:basedOn w:val="TabellenInhalt"/>
    <w:rsid w:val="000F06DC"/>
    <w:pPr>
      <w:jc w:val="center"/>
    </w:pPr>
    <w:rPr>
      <w:b/>
      <w:bCs/>
      <w:i/>
      <w:iCs/>
    </w:rPr>
  </w:style>
  <w:style w:type="paragraph" w:customStyle="1" w:styleId="Tblzattartalom">
    <w:name w:val="Táblázattartalom"/>
    <w:basedOn w:val="Normal"/>
    <w:rsid w:val="000F06DC"/>
    <w:pPr>
      <w:suppressLineNumbers/>
      <w:suppressAutoHyphens/>
    </w:pPr>
    <w:rPr>
      <w:rFonts w:ascii="Times New Roman" w:eastAsia="MS Mincho" w:hAnsi="Times New Roman"/>
    </w:rPr>
  </w:style>
  <w:style w:type="paragraph" w:customStyle="1" w:styleId="Tblzatfejlc">
    <w:name w:val="Táblázatfejléc"/>
    <w:basedOn w:val="Tblzattartalom"/>
    <w:rsid w:val="000F06DC"/>
    <w:pPr>
      <w:jc w:val="center"/>
    </w:pPr>
    <w:rPr>
      <w:b/>
      <w:bCs/>
    </w:rPr>
  </w:style>
  <w:style w:type="character" w:customStyle="1" w:styleId="WW8Num6z0">
    <w:name w:val="WW8Num6z0"/>
    <w:rsid w:val="00512C8F"/>
    <w:rPr>
      <w:rFonts w:ascii="Symbol" w:hAnsi="Symbol"/>
    </w:rPr>
  </w:style>
  <w:style w:type="character" w:customStyle="1" w:styleId="WW8Num6z1">
    <w:name w:val="WW8Num6z1"/>
    <w:rsid w:val="00512C8F"/>
    <w:rPr>
      <w:rFonts w:ascii="Courier New" w:hAnsi="Courier New" w:cs="Symbol"/>
    </w:rPr>
  </w:style>
  <w:style w:type="character" w:customStyle="1" w:styleId="WW8Num6z2">
    <w:name w:val="WW8Num6z2"/>
    <w:rsid w:val="00512C8F"/>
    <w:rPr>
      <w:rFonts w:ascii="Wingdings" w:hAnsi="Wingdings"/>
    </w:rPr>
  </w:style>
  <w:style w:type="character" w:customStyle="1" w:styleId="WW8Num7z0">
    <w:name w:val="WW8Num7z0"/>
    <w:rsid w:val="00512C8F"/>
    <w:rPr>
      <w:rFonts w:ascii="Symbol" w:hAnsi="Symbol"/>
    </w:rPr>
  </w:style>
  <w:style w:type="character" w:customStyle="1" w:styleId="WW8Num7z1">
    <w:name w:val="WW8Num7z1"/>
    <w:rsid w:val="00512C8F"/>
    <w:rPr>
      <w:rFonts w:ascii="Courier New" w:hAnsi="Courier New" w:cs="Symbol"/>
    </w:rPr>
  </w:style>
  <w:style w:type="character" w:customStyle="1" w:styleId="WW8Num7z2">
    <w:name w:val="WW8Num7z2"/>
    <w:rsid w:val="00512C8F"/>
    <w:rPr>
      <w:rFonts w:ascii="Wingdings" w:hAnsi="Wingdings"/>
    </w:rPr>
  </w:style>
  <w:style w:type="character" w:customStyle="1" w:styleId="WW8Num8z0">
    <w:name w:val="WW8Num8z0"/>
    <w:rsid w:val="00512C8F"/>
    <w:rPr>
      <w:rFonts w:ascii="Symbol" w:hAnsi="Symbol"/>
      <w:sz w:val="20"/>
    </w:rPr>
  </w:style>
  <w:style w:type="character" w:customStyle="1" w:styleId="WW8Num8z1">
    <w:name w:val="WW8Num8z1"/>
    <w:rsid w:val="00512C8F"/>
    <w:rPr>
      <w:rFonts w:ascii="Courier New" w:hAnsi="Courier New"/>
      <w:sz w:val="20"/>
    </w:rPr>
  </w:style>
  <w:style w:type="character" w:customStyle="1" w:styleId="WW8Num8z2">
    <w:name w:val="WW8Num8z2"/>
    <w:rsid w:val="00512C8F"/>
    <w:rPr>
      <w:rFonts w:ascii="Wingdings" w:hAnsi="Wingdings"/>
      <w:sz w:val="20"/>
    </w:rPr>
  </w:style>
  <w:style w:type="paragraph" w:customStyle="1" w:styleId="Heading">
    <w:name w:val="Heading"/>
    <w:basedOn w:val="Normal"/>
    <w:next w:val="BodyText"/>
    <w:rsid w:val="00512C8F"/>
    <w:pPr>
      <w:keepNext/>
      <w:suppressAutoHyphens/>
      <w:spacing w:before="240" w:after="120"/>
    </w:pPr>
    <w:rPr>
      <w:rFonts w:ascii="Nimbus Sans L" w:eastAsia="DejaVu Sans" w:hAnsi="Nimbus Sans L" w:cs="DejaVu Sans"/>
      <w:sz w:val="28"/>
      <w:szCs w:val="28"/>
      <w:lang w:eastAsia="ar-SA"/>
    </w:rPr>
  </w:style>
  <w:style w:type="paragraph" w:customStyle="1" w:styleId="Index">
    <w:name w:val="Index"/>
    <w:basedOn w:val="Normal"/>
    <w:rsid w:val="00512C8F"/>
    <w:pPr>
      <w:suppressLineNumbers/>
      <w:suppressAutoHyphens/>
    </w:pPr>
    <w:rPr>
      <w:rFonts w:ascii="Times New Roman" w:eastAsia="MS Mincho" w:hAnsi="Times New Roman"/>
      <w:lang w:eastAsia="ar-SA"/>
    </w:rPr>
  </w:style>
  <w:style w:type="paragraph" w:customStyle="1" w:styleId="TableContents">
    <w:name w:val="Table Contents"/>
    <w:basedOn w:val="Normal"/>
    <w:rsid w:val="00512C8F"/>
    <w:pPr>
      <w:suppressLineNumbers/>
      <w:suppressAutoHyphens/>
    </w:pPr>
    <w:rPr>
      <w:rFonts w:ascii="Times New Roman" w:eastAsia="MS Mincho" w:hAnsi="Times New Roman"/>
      <w:lang w:eastAsia="ar-SA"/>
    </w:rPr>
  </w:style>
  <w:style w:type="paragraph" w:customStyle="1" w:styleId="TableHeading">
    <w:name w:val="Table Heading"/>
    <w:basedOn w:val="TableContents"/>
    <w:rsid w:val="00512C8F"/>
    <w:pPr>
      <w:jc w:val="center"/>
    </w:pPr>
    <w:rPr>
      <w:b/>
      <w:bCs/>
    </w:rPr>
  </w:style>
</w:styles>
</file>

<file path=word/webSettings.xml><?xml version="1.0" encoding="utf-8"?>
<w:webSettings xmlns:r="http://schemas.openxmlformats.org/officeDocument/2006/relationships" xmlns:w="http://schemas.openxmlformats.org/wordprocessingml/2006/main">
  <w:divs>
    <w:div w:id="10636031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1" Type="http://schemas.openxmlformats.org/officeDocument/2006/relationships/header" Target="header3.xml"/><Relationship Id="rId34" Type="http://schemas.openxmlformats.org/officeDocument/2006/relationships/theme" Target="theme/theme1.xml"/><Relationship Id="rId7" Type="http://schemas.openxmlformats.org/officeDocument/2006/relationships/endnotes" Target="endnotes.xml"/><Relationship Id="rId1" Type="http://schemas.openxmlformats.org/officeDocument/2006/relationships/customXml" Target="../customXml/item1.xml"/><Relationship Id="rId24" Type="http://schemas.openxmlformats.org/officeDocument/2006/relationships/hyperlink" Target="http://forge.ogf.org/sf/wiki/do/viewPage/projects.ogsa-hpcp-wg/wiki/SC2006WikiPage" TargetMode="External"/><Relationship Id="rId25" Type="http://schemas.openxmlformats.org/officeDocument/2006/relationships/hyperlink" Target="http://www.oasis-open.org/committees/wss/" TargetMode="External"/><Relationship Id="rId8" Type="http://schemas.openxmlformats.org/officeDocument/2006/relationships/header" Target="header1.xml"/><Relationship Id="rId13" Type="http://schemas.openxmlformats.org/officeDocument/2006/relationships/hyperlink" Target="http://www.ogf.org/documents/GFD.114.pdf" TargetMode="External"/><Relationship Id="rId10" Type="http://schemas.openxmlformats.org/officeDocument/2006/relationships/header" Target="header2.xml"/><Relationship Id="rId32" Type="http://schemas.openxmlformats.org/officeDocument/2006/relationships/footer" Target="footer2.xml"/><Relationship Id="rId12" Type="http://schemas.openxmlformats.org/officeDocument/2006/relationships/hyperlink" Target="http://www.ogf.org/documents/GFD.111.pdf" TargetMode="External"/><Relationship Id="rId17" Type="http://schemas.openxmlformats.org/officeDocument/2006/relationships/hyperlink" Target="http://vcgr.cs.virginia.edu/genesisII/documents/presentations/GenII.OGF19.ppt" TargetMode="External"/><Relationship Id="rId9" Type="http://schemas.openxmlformats.org/officeDocument/2006/relationships/footer" Target="footer1.xml"/><Relationship Id="rId18" Type="http://schemas.openxmlformats.org/officeDocument/2006/relationships/hyperlink" Target="http://vcgr.cs.virginia.edu/genesisII/documents/presentations/AppDepDesc.ppt" TargetMode="External"/><Relationship Id="rId3" Type="http://schemas.openxmlformats.org/officeDocument/2006/relationships/styles" Target="styles.xml"/><Relationship Id="rId27" Type="http://schemas.openxmlformats.org/officeDocument/2006/relationships/comments" Target="comments.xml"/><Relationship Id="rId14" Type="http://schemas.openxmlformats.org/officeDocument/2006/relationships/hyperlink" Target="http://www.ogf.org/documents/GFD.124.pdf" TargetMode="External"/><Relationship Id="rId23" Type="http://schemas.openxmlformats.org/officeDocument/2006/relationships/hyperlink" Target="http://forge.ogf.org/sf/go/projects.ogsa-hpcp-wg/wiki" TargetMode="External"/><Relationship Id="rId4" Type="http://schemas.openxmlformats.org/officeDocument/2006/relationships/settings" Target="settings.xml"/><Relationship Id="rId28" Type="http://schemas.openxmlformats.org/officeDocument/2006/relationships/image" Target="media/image1.jpeg"/><Relationship Id="rId26" Type="http://schemas.openxmlformats.org/officeDocument/2006/relationships/hyperlink" Target="http://www.ietf.org/rfc/rfc2818.txt" TargetMode="External"/><Relationship Id="rId30" Type="http://schemas.openxmlformats.org/officeDocument/2006/relationships/image" Target="media/image3.png"/><Relationship Id="rId11" Type="http://schemas.openxmlformats.org/officeDocument/2006/relationships/hyperlink" Target="http://www.ogf.org/documents/GFD.56.pdf" TargetMode="External"/><Relationship Id="rId29" Type="http://schemas.openxmlformats.org/officeDocument/2006/relationships/image" Target="media/image2.jpeg"/><Relationship Id="rId6" Type="http://schemas.openxmlformats.org/officeDocument/2006/relationships/footnotes" Target="footnotes.xml"/><Relationship Id="rId16" Type="http://schemas.openxmlformats.org/officeDocument/2006/relationships/hyperlink" Target="http://vcgr.cs.virginia.edu/genesisII" TargetMode="External"/><Relationship Id="rId3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unicore.eu/documentation/manuals/unicore6/" TargetMode="External"/><Relationship Id="rId19" Type="http://schemas.openxmlformats.org/officeDocument/2006/relationships/hyperlink" Target="mailto:contact@g-eclipse.eu" TargetMode="External"/><Relationship Id="rId20" Type="http://schemas.openxmlformats.org/officeDocument/2006/relationships/hyperlink" Target="http://www.eclipse.org/geclipse" TargetMode="External"/><Relationship Id="rId22" Type="http://schemas.openxmlformats.org/officeDocument/2006/relationships/hyperlink" Target="http://gridsam.sourceforge.net/2.0.0/gridsam-service/deploymentguide.html" TargetMode="External"/><Relationship Id="rId21" Type="http://schemas.openxmlformats.org/officeDocument/2006/relationships/hyperlink" Target="http://gridsam.sourceforge.net" TargetMode="Externa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459D03-369B-42BB-AE3C-1973850DE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39</Pages>
  <Words>11094</Words>
  <Characters>63239</Characters>
  <Application>Microsoft Word 12.1.1</Application>
  <DocSecurity>0</DocSecurity>
  <Lines>526</Lines>
  <Paragraphs>126</Paragraphs>
  <ScaleCrop>false</ScaleCrop>
  <HeadingPairs>
    <vt:vector size="2" baseType="variant">
      <vt:variant>
        <vt:lpstr>Title</vt:lpstr>
      </vt:variant>
      <vt:variant>
        <vt:i4>1</vt:i4>
      </vt:variant>
    </vt:vector>
  </HeadingPairs>
  <TitlesOfParts>
    <vt:vector size="1" baseType="lpstr">
      <vt:lpstr>Implementation and Interoperability Experiences with the Job Submission Description Language (JSDL) 1.0</vt:lpstr>
    </vt:vector>
  </TitlesOfParts>
  <Manager/>
  <Company/>
  <LinksUpToDate>false</LinksUpToDate>
  <CharactersWithSpaces>77661</CharactersWithSpaces>
  <SharedDoc>false</SharedDoc>
  <HyperlinkBase/>
  <HLinks>
    <vt:vector size="216" baseType="variant">
      <vt:variant>
        <vt:i4>4128859</vt:i4>
      </vt:variant>
      <vt:variant>
        <vt:i4>216</vt:i4>
      </vt:variant>
      <vt:variant>
        <vt:i4>0</vt:i4>
      </vt:variant>
      <vt:variant>
        <vt:i4>5</vt:i4>
      </vt:variant>
      <vt:variant>
        <vt:lpwstr>http://www.ietf.org/rfc/rfc2818.txt</vt:lpwstr>
      </vt:variant>
      <vt:variant>
        <vt:lpwstr/>
      </vt:variant>
      <vt:variant>
        <vt:i4>5832806</vt:i4>
      </vt:variant>
      <vt:variant>
        <vt:i4>213</vt:i4>
      </vt:variant>
      <vt:variant>
        <vt:i4>0</vt:i4>
      </vt:variant>
      <vt:variant>
        <vt:i4>5</vt:i4>
      </vt:variant>
      <vt:variant>
        <vt:lpwstr>http://www.oasis-open.org/committees/wss/</vt:lpwstr>
      </vt:variant>
      <vt:variant>
        <vt:lpwstr/>
      </vt:variant>
      <vt:variant>
        <vt:i4>6488113</vt:i4>
      </vt:variant>
      <vt:variant>
        <vt:i4>210</vt:i4>
      </vt:variant>
      <vt:variant>
        <vt:i4>0</vt:i4>
      </vt:variant>
      <vt:variant>
        <vt:i4>5</vt:i4>
      </vt:variant>
      <vt:variant>
        <vt:lpwstr>http://forge.ogf.org/sf/wiki/do/viewPage/projects.ogsa-hpcp-wg/wiki/SC2006WikiPage</vt:lpwstr>
      </vt:variant>
      <vt:variant>
        <vt:lpwstr/>
      </vt:variant>
      <vt:variant>
        <vt:i4>1245300</vt:i4>
      </vt:variant>
      <vt:variant>
        <vt:i4>207</vt:i4>
      </vt:variant>
      <vt:variant>
        <vt:i4>0</vt:i4>
      </vt:variant>
      <vt:variant>
        <vt:i4>5</vt:i4>
      </vt:variant>
      <vt:variant>
        <vt:lpwstr>http://forge.ogf.org/sf/go/projects.ogsa-hpcp-wg/wiki</vt:lpwstr>
      </vt:variant>
      <vt:variant>
        <vt:lpwstr/>
      </vt:variant>
      <vt:variant>
        <vt:i4>786472</vt:i4>
      </vt:variant>
      <vt:variant>
        <vt:i4>204</vt:i4>
      </vt:variant>
      <vt:variant>
        <vt:i4>0</vt:i4>
      </vt:variant>
      <vt:variant>
        <vt:i4>5</vt:i4>
      </vt:variant>
      <vt:variant>
        <vt:lpwstr>http://gridsam.sourceforge.net/2.0.0/gridsam-service/deploymentguide.html</vt:lpwstr>
      </vt:variant>
      <vt:variant>
        <vt:lpwstr/>
      </vt:variant>
      <vt:variant>
        <vt:i4>3473515</vt:i4>
      </vt:variant>
      <vt:variant>
        <vt:i4>201</vt:i4>
      </vt:variant>
      <vt:variant>
        <vt:i4>0</vt:i4>
      </vt:variant>
      <vt:variant>
        <vt:i4>5</vt:i4>
      </vt:variant>
      <vt:variant>
        <vt:lpwstr>http://gridsam.sourceforge.net</vt:lpwstr>
      </vt:variant>
      <vt:variant>
        <vt:lpwstr/>
      </vt:variant>
      <vt:variant>
        <vt:i4>2162758</vt:i4>
      </vt:variant>
      <vt:variant>
        <vt:i4>198</vt:i4>
      </vt:variant>
      <vt:variant>
        <vt:i4>0</vt:i4>
      </vt:variant>
      <vt:variant>
        <vt:i4>5</vt:i4>
      </vt:variant>
      <vt:variant>
        <vt:lpwstr>http://www.eclipse.org/geclipse</vt:lpwstr>
      </vt:variant>
      <vt:variant>
        <vt:lpwstr/>
      </vt:variant>
      <vt:variant>
        <vt:i4>6553725</vt:i4>
      </vt:variant>
      <vt:variant>
        <vt:i4>195</vt:i4>
      </vt:variant>
      <vt:variant>
        <vt:i4>0</vt:i4>
      </vt:variant>
      <vt:variant>
        <vt:i4>5</vt:i4>
      </vt:variant>
      <vt:variant>
        <vt:lpwstr>mailto:contact@g-eclipse.eu</vt:lpwstr>
      </vt:variant>
      <vt:variant>
        <vt:lpwstr/>
      </vt:variant>
      <vt:variant>
        <vt:i4>5046274</vt:i4>
      </vt:variant>
      <vt:variant>
        <vt:i4>192</vt:i4>
      </vt:variant>
      <vt:variant>
        <vt:i4>0</vt:i4>
      </vt:variant>
      <vt:variant>
        <vt:i4>5</vt:i4>
      </vt:variant>
      <vt:variant>
        <vt:lpwstr>http://vcgr.cs.virginia.edu/genesisII/documents/presentations/AppDepDesc.ppt</vt:lpwstr>
      </vt:variant>
      <vt:variant>
        <vt:lpwstr/>
      </vt:variant>
      <vt:variant>
        <vt:i4>65643</vt:i4>
      </vt:variant>
      <vt:variant>
        <vt:i4>189</vt:i4>
      </vt:variant>
      <vt:variant>
        <vt:i4>0</vt:i4>
      </vt:variant>
      <vt:variant>
        <vt:i4>5</vt:i4>
      </vt:variant>
      <vt:variant>
        <vt:lpwstr>http://vcgr.cs.virginia.edu/genesisII/documents/presentations/GenII.OGF19.ppt</vt:lpwstr>
      </vt:variant>
      <vt:variant>
        <vt:lpwstr/>
      </vt:variant>
      <vt:variant>
        <vt:i4>393252</vt:i4>
      </vt:variant>
      <vt:variant>
        <vt:i4>186</vt:i4>
      </vt:variant>
      <vt:variant>
        <vt:i4>0</vt:i4>
      </vt:variant>
      <vt:variant>
        <vt:i4>5</vt:i4>
      </vt:variant>
      <vt:variant>
        <vt:lpwstr>http://vcgr.cs.virginia.edu/genesisII</vt:lpwstr>
      </vt:variant>
      <vt:variant>
        <vt:lpwstr/>
      </vt:variant>
      <vt:variant>
        <vt:i4>5636158</vt:i4>
      </vt:variant>
      <vt:variant>
        <vt:i4>183</vt:i4>
      </vt:variant>
      <vt:variant>
        <vt:i4>0</vt:i4>
      </vt:variant>
      <vt:variant>
        <vt:i4>5</vt:i4>
      </vt:variant>
      <vt:variant>
        <vt:lpwstr>http://www.unicore.eu/documentation/manuals/unicore6/</vt:lpwstr>
      </vt:variant>
      <vt:variant>
        <vt:lpwstr/>
      </vt:variant>
      <vt:variant>
        <vt:i4>5046352</vt:i4>
      </vt:variant>
      <vt:variant>
        <vt:i4>174</vt:i4>
      </vt:variant>
      <vt:variant>
        <vt:i4>0</vt:i4>
      </vt:variant>
      <vt:variant>
        <vt:i4>5</vt:i4>
      </vt:variant>
      <vt:variant>
        <vt:lpwstr>http://www.ogf.org/documents/GFD.124.pdf</vt:lpwstr>
      </vt:variant>
      <vt:variant>
        <vt:lpwstr/>
      </vt:variant>
      <vt:variant>
        <vt:i4>5046355</vt:i4>
      </vt:variant>
      <vt:variant>
        <vt:i4>171</vt:i4>
      </vt:variant>
      <vt:variant>
        <vt:i4>0</vt:i4>
      </vt:variant>
      <vt:variant>
        <vt:i4>5</vt:i4>
      </vt:variant>
      <vt:variant>
        <vt:lpwstr>http://www.ogf.org/documents/GFD.114.pdf</vt:lpwstr>
      </vt:variant>
      <vt:variant>
        <vt:lpwstr/>
      </vt:variant>
      <vt:variant>
        <vt:i4>4718675</vt:i4>
      </vt:variant>
      <vt:variant>
        <vt:i4>168</vt:i4>
      </vt:variant>
      <vt:variant>
        <vt:i4>0</vt:i4>
      </vt:variant>
      <vt:variant>
        <vt:i4>5</vt:i4>
      </vt:variant>
      <vt:variant>
        <vt:lpwstr>http://www.ogf.org/documents/GFD.111.pdf</vt:lpwstr>
      </vt:variant>
      <vt:variant>
        <vt:lpwstr/>
      </vt:variant>
      <vt:variant>
        <vt:i4>2162696</vt:i4>
      </vt:variant>
      <vt:variant>
        <vt:i4>165</vt:i4>
      </vt:variant>
      <vt:variant>
        <vt:i4>0</vt:i4>
      </vt:variant>
      <vt:variant>
        <vt:i4>5</vt:i4>
      </vt:variant>
      <vt:variant>
        <vt:lpwstr>http://www.ogf.org/documents/GFD.56.pdf</vt:lpwstr>
      </vt:variant>
      <vt:variant>
        <vt:lpwstr/>
      </vt:variant>
      <vt:variant>
        <vt:i4>1310731</vt:i4>
      </vt:variant>
      <vt:variant>
        <vt:i4>116</vt:i4>
      </vt:variant>
      <vt:variant>
        <vt:i4>0</vt:i4>
      </vt:variant>
      <vt:variant>
        <vt:i4>5</vt:i4>
      </vt:variant>
      <vt:variant>
        <vt:lpwstr/>
      </vt:variant>
      <vt:variant>
        <vt:lpwstr>_Toc202350608</vt:lpwstr>
      </vt:variant>
      <vt:variant>
        <vt:i4>1310724</vt:i4>
      </vt:variant>
      <vt:variant>
        <vt:i4>110</vt:i4>
      </vt:variant>
      <vt:variant>
        <vt:i4>0</vt:i4>
      </vt:variant>
      <vt:variant>
        <vt:i4>5</vt:i4>
      </vt:variant>
      <vt:variant>
        <vt:lpwstr/>
      </vt:variant>
      <vt:variant>
        <vt:lpwstr>_Toc202350607</vt:lpwstr>
      </vt:variant>
      <vt:variant>
        <vt:i4>1310725</vt:i4>
      </vt:variant>
      <vt:variant>
        <vt:i4>104</vt:i4>
      </vt:variant>
      <vt:variant>
        <vt:i4>0</vt:i4>
      </vt:variant>
      <vt:variant>
        <vt:i4>5</vt:i4>
      </vt:variant>
      <vt:variant>
        <vt:lpwstr/>
      </vt:variant>
      <vt:variant>
        <vt:lpwstr>_Toc202350606</vt:lpwstr>
      </vt:variant>
      <vt:variant>
        <vt:i4>1310726</vt:i4>
      </vt:variant>
      <vt:variant>
        <vt:i4>98</vt:i4>
      </vt:variant>
      <vt:variant>
        <vt:i4>0</vt:i4>
      </vt:variant>
      <vt:variant>
        <vt:i4>5</vt:i4>
      </vt:variant>
      <vt:variant>
        <vt:lpwstr/>
      </vt:variant>
      <vt:variant>
        <vt:lpwstr>_Toc202350605</vt:lpwstr>
      </vt:variant>
      <vt:variant>
        <vt:i4>1310727</vt:i4>
      </vt:variant>
      <vt:variant>
        <vt:i4>92</vt:i4>
      </vt:variant>
      <vt:variant>
        <vt:i4>0</vt:i4>
      </vt:variant>
      <vt:variant>
        <vt:i4>5</vt:i4>
      </vt:variant>
      <vt:variant>
        <vt:lpwstr/>
      </vt:variant>
      <vt:variant>
        <vt:lpwstr>_Toc202350604</vt:lpwstr>
      </vt:variant>
      <vt:variant>
        <vt:i4>1310720</vt:i4>
      </vt:variant>
      <vt:variant>
        <vt:i4>86</vt:i4>
      </vt:variant>
      <vt:variant>
        <vt:i4>0</vt:i4>
      </vt:variant>
      <vt:variant>
        <vt:i4>5</vt:i4>
      </vt:variant>
      <vt:variant>
        <vt:lpwstr/>
      </vt:variant>
      <vt:variant>
        <vt:lpwstr>_Toc202350603</vt:lpwstr>
      </vt:variant>
      <vt:variant>
        <vt:i4>1310721</vt:i4>
      </vt:variant>
      <vt:variant>
        <vt:i4>80</vt:i4>
      </vt:variant>
      <vt:variant>
        <vt:i4>0</vt:i4>
      </vt:variant>
      <vt:variant>
        <vt:i4>5</vt:i4>
      </vt:variant>
      <vt:variant>
        <vt:lpwstr/>
      </vt:variant>
      <vt:variant>
        <vt:lpwstr>_Toc202350602</vt:lpwstr>
      </vt:variant>
      <vt:variant>
        <vt:i4>1310722</vt:i4>
      </vt:variant>
      <vt:variant>
        <vt:i4>74</vt:i4>
      </vt:variant>
      <vt:variant>
        <vt:i4>0</vt:i4>
      </vt:variant>
      <vt:variant>
        <vt:i4>5</vt:i4>
      </vt:variant>
      <vt:variant>
        <vt:lpwstr/>
      </vt:variant>
      <vt:variant>
        <vt:lpwstr>_Toc202350601</vt:lpwstr>
      </vt:variant>
      <vt:variant>
        <vt:i4>1310723</vt:i4>
      </vt:variant>
      <vt:variant>
        <vt:i4>68</vt:i4>
      </vt:variant>
      <vt:variant>
        <vt:i4>0</vt:i4>
      </vt:variant>
      <vt:variant>
        <vt:i4>5</vt:i4>
      </vt:variant>
      <vt:variant>
        <vt:lpwstr/>
      </vt:variant>
      <vt:variant>
        <vt:lpwstr>_Toc202350600</vt:lpwstr>
      </vt:variant>
      <vt:variant>
        <vt:i4>1900553</vt:i4>
      </vt:variant>
      <vt:variant>
        <vt:i4>62</vt:i4>
      </vt:variant>
      <vt:variant>
        <vt:i4>0</vt:i4>
      </vt:variant>
      <vt:variant>
        <vt:i4>5</vt:i4>
      </vt:variant>
      <vt:variant>
        <vt:lpwstr/>
      </vt:variant>
      <vt:variant>
        <vt:lpwstr>_Toc202350599</vt:lpwstr>
      </vt:variant>
      <vt:variant>
        <vt:i4>1900552</vt:i4>
      </vt:variant>
      <vt:variant>
        <vt:i4>56</vt:i4>
      </vt:variant>
      <vt:variant>
        <vt:i4>0</vt:i4>
      </vt:variant>
      <vt:variant>
        <vt:i4>5</vt:i4>
      </vt:variant>
      <vt:variant>
        <vt:lpwstr/>
      </vt:variant>
      <vt:variant>
        <vt:lpwstr>_Toc202350598</vt:lpwstr>
      </vt:variant>
      <vt:variant>
        <vt:i4>1900551</vt:i4>
      </vt:variant>
      <vt:variant>
        <vt:i4>50</vt:i4>
      </vt:variant>
      <vt:variant>
        <vt:i4>0</vt:i4>
      </vt:variant>
      <vt:variant>
        <vt:i4>5</vt:i4>
      </vt:variant>
      <vt:variant>
        <vt:lpwstr/>
      </vt:variant>
      <vt:variant>
        <vt:lpwstr>_Toc202350597</vt:lpwstr>
      </vt:variant>
      <vt:variant>
        <vt:i4>1900550</vt:i4>
      </vt:variant>
      <vt:variant>
        <vt:i4>44</vt:i4>
      </vt:variant>
      <vt:variant>
        <vt:i4>0</vt:i4>
      </vt:variant>
      <vt:variant>
        <vt:i4>5</vt:i4>
      </vt:variant>
      <vt:variant>
        <vt:lpwstr/>
      </vt:variant>
      <vt:variant>
        <vt:lpwstr>_Toc202350596</vt:lpwstr>
      </vt:variant>
      <vt:variant>
        <vt:i4>1900549</vt:i4>
      </vt:variant>
      <vt:variant>
        <vt:i4>38</vt:i4>
      </vt:variant>
      <vt:variant>
        <vt:i4>0</vt:i4>
      </vt:variant>
      <vt:variant>
        <vt:i4>5</vt:i4>
      </vt:variant>
      <vt:variant>
        <vt:lpwstr/>
      </vt:variant>
      <vt:variant>
        <vt:lpwstr>_Toc202350595</vt:lpwstr>
      </vt:variant>
      <vt:variant>
        <vt:i4>1900548</vt:i4>
      </vt:variant>
      <vt:variant>
        <vt:i4>32</vt:i4>
      </vt:variant>
      <vt:variant>
        <vt:i4>0</vt:i4>
      </vt:variant>
      <vt:variant>
        <vt:i4>5</vt:i4>
      </vt:variant>
      <vt:variant>
        <vt:lpwstr/>
      </vt:variant>
      <vt:variant>
        <vt:lpwstr>_Toc202350594</vt:lpwstr>
      </vt:variant>
      <vt:variant>
        <vt:i4>1900547</vt:i4>
      </vt:variant>
      <vt:variant>
        <vt:i4>26</vt:i4>
      </vt:variant>
      <vt:variant>
        <vt:i4>0</vt:i4>
      </vt:variant>
      <vt:variant>
        <vt:i4>5</vt:i4>
      </vt:variant>
      <vt:variant>
        <vt:lpwstr/>
      </vt:variant>
      <vt:variant>
        <vt:lpwstr>_Toc202350593</vt:lpwstr>
      </vt:variant>
      <vt:variant>
        <vt:i4>1900546</vt:i4>
      </vt:variant>
      <vt:variant>
        <vt:i4>20</vt:i4>
      </vt:variant>
      <vt:variant>
        <vt:i4>0</vt:i4>
      </vt:variant>
      <vt:variant>
        <vt:i4>5</vt:i4>
      </vt:variant>
      <vt:variant>
        <vt:lpwstr/>
      </vt:variant>
      <vt:variant>
        <vt:lpwstr>_Toc202350592</vt:lpwstr>
      </vt:variant>
      <vt:variant>
        <vt:i4>1900545</vt:i4>
      </vt:variant>
      <vt:variant>
        <vt:i4>14</vt:i4>
      </vt:variant>
      <vt:variant>
        <vt:i4>0</vt:i4>
      </vt:variant>
      <vt:variant>
        <vt:i4>5</vt:i4>
      </vt:variant>
      <vt:variant>
        <vt:lpwstr/>
      </vt:variant>
      <vt:variant>
        <vt:lpwstr>_Toc202350591</vt:lpwstr>
      </vt:variant>
      <vt:variant>
        <vt:i4>1900544</vt:i4>
      </vt:variant>
      <vt:variant>
        <vt:i4>8</vt:i4>
      </vt:variant>
      <vt:variant>
        <vt:i4>0</vt:i4>
      </vt:variant>
      <vt:variant>
        <vt:i4>5</vt:i4>
      </vt:variant>
      <vt:variant>
        <vt:lpwstr/>
      </vt:variant>
      <vt:variant>
        <vt:lpwstr>_Toc202350590</vt:lpwstr>
      </vt:variant>
      <vt:variant>
        <vt:i4>1835017</vt:i4>
      </vt:variant>
      <vt:variant>
        <vt:i4>2</vt:i4>
      </vt:variant>
      <vt:variant>
        <vt:i4>0</vt:i4>
      </vt:variant>
      <vt:variant>
        <vt:i4>5</vt:i4>
      </vt:variant>
      <vt:variant>
        <vt:lpwstr/>
      </vt:variant>
      <vt:variant>
        <vt:lpwstr>_Toc202350589</vt:lpwstr>
      </vt:variant>
    </vt:vector>
  </HLinks>
  <HyperlinksChanged>false</HyperlinksChanged>
  <AppVersion>12.0257</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and Interoperability Experiences with the Job Submission Description Language (JSDL) 1.0</dc:title>
  <dc:subject/>
  <dc:creator>Andreas Savva</dc:creator>
  <cp:keywords/>
  <cp:lastModifiedBy>Stephen McGough</cp:lastModifiedBy>
  <cp:revision>28</cp:revision>
  <cp:lastPrinted>2008-06-27T09:39:00Z</cp:lastPrinted>
  <dcterms:created xsi:type="dcterms:W3CDTF">2008-07-08T10:15:00Z</dcterms:created>
  <dcterms:modified xsi:type="dcterms:W3CDTF">2008-07-08T12:14:00Z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gf-group-mail">
    <vt:lpwstr>jsdl-wg@ogf.org</vt:lpwstr>
  </property>
  <property fmtid="{D5CDD505-2E9C-101B-9397-08002B2CF9AE}" pid="3" name="ggf-gwd-type">
    <vt:lpwstr>GWD-E</vt:lpwstr>
  </property>
  <property fmtid="{D5CDD505-2E9C-101B-9397-08002B2CF9AE}" pid="4" name="ggf-group-name">
    <vt:lpwstr>WG or RG or CG name</vt:lpwstr>
  </property>
  <property fmtid="{D5CDD505-2E9C-101B-9397-08002B2CF9AE}" pid="5" name="ggf-doc-name">
    <vt:lpwstr>Implentation and Interoperability Experiences with the Job Submission Description Language (JSDL) 1.0 (Draft 01)</vt:lpwstr>
  </property>
  <property fmtid="{D5CDD505-2E9C-101B-9397-08002B2CF9AE}" pid="6" name="ggf-doc-version">
    <vt:lpwstr>001</vt:lpwstr>
  </property>
  <property fmtid="{D5CDD505-2E9C-101B-9397-08002B2CF9AE}" pid="7" name="ggf-doc-version-date">
    <vt:lpwstr>18 June 2008</vt:lpwstr>
  </property>
  <property fmtid="{D5CDD505-2E9C-101B-9397-08002B2CF9AE}" pid="8" name="ggf-doc-revision-date">
    <vt:lpwstr> </vt:lpwstr>
  </property>
</Properties>
</file>